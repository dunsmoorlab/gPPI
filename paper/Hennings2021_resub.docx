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B5A6CC" w14:textId="5149758D" w:rsidR="000F625B" w:rsidRDefault="00B06370">
      <w:pPr>
        <w:spacing w:line="480" w:lineRule="auto"/>
        <w:rPr>
          <w:rFonts w:ascii="Arial" w:eastAsia="Arial" w:hAnsi="Arial" w:cs="Arial"/>
          <w:b/>
        </w:rPr>
      </w:pPr>
      <w:r>
        <w:rPr>
          <w:rFonts w:ascii="Arial" w:eastAsia="Arial" w:hAnsi="Arial" w:cs="Arial"/>
          <w:b/>
        </w:rPr>
        <w:t>Title:</w:t>
      </w:r>
    </w:p>
    <w:p w14:paraId="6ACC9B00" w14:textId="00605A69" w:rsidR="000F625B" w:rsidRDefault="00B06370">
      <w:pPr>
        <w:spacing w:line="480" w:lineRule="auto"/>
        <w:rPr>
          <w:rFonts w:ascii="Arial" w:eastAsia="Arial" w:hAnsi="Arial" w:cs="Arial"/>
        </w:rPr>
      </w:pPr>
      <w:bookmarkStart w:id="0" w:name="_Hlk72851426"/>
      <w:r>
        <w:rPr>
          <w:rFonts w:ascii="Arial" w:eastAsia="Arial" w:hAnsi="Arial" w:cs="Arial"/>
        </w:rPr>
        <w:t>Neural reinstatement reveals divided organization of fear and extinction memories in the human brain</w:t>
      </w:r>
    </w:p>
    <w:bookmarkEnd w:id="0"/>
    <w:p w14:paraId="4663465C" w14:textId="77777777" w:rsidR="000F625B" w:rsidRDefault="00B06370">
      <w:pPr>
        <w:spacing w:line="480" w:lineRule="auto"/>
        <w:jc w:val="both"/>
        <w:rPr>
          <w:rFonts w:ascii="Arial" w:eastAsia="Arial" w:hAnsi="Arial" w:cs="Arial"/>
          <w:b/>
        </w:rPr>
      </w:pPr>
      <w:r>
        <w:rPr>
          <w:rFonts w:ascii="Arial" w:eastAsia="Arial" w:hAnsi="Arial" w:cs="Arial"/>
          <w:b/>
        </w:rPr>
        <w:t>Authors:</w:t>
      </w:r>
    </w:p>
    <w:p w14:paraId="698F1EE5" w14:textId="048F0DD5" w:rsidR="000F625B" w:rsidRPr="00FD66BB" w:rsidRDefault="00B06370">
      <w:pPr>
        <w:spacing w:line="480" w:lineRule="auto"/>
        <w:jc w:val="both"/>
        <w:rPr>
          <w:rFonts w:ascii="Arial" w:eastAsia="Arial" w:hAnsi="Arial" w:cs="Arial"/>
          <w:vertAlign w:val="superscript"/>
        </w:rPr>
      </w:pPr>
      <w:r>
        <w:rPr>
          <w:rFonts w:ascii="Arial" w:eastAsia="Arial" w:hAnsi="Arial" w:cs="Arial"/>
        </w:rPr>
        <w:t>Augustin C. Hennings</w:t>
      </w:r>
      <w:r w:rsidR="00FD66BB">
        <w:rPr>
          <w:rFonts w:ascii="Arial" w:eastAsia="Arial" w:hAnsi="Arial" w:cs="Arial"/>
          <w:vertAlign w:val="superscript"/>
        </w:rPr>
        <w:t>1,2</w:t>
      </w:r>
      <w:r>
        <w:rPr>
          <w:rFonts w:ascii="Arial" w:eastAsia="Arial" w:hAnsi="Arial" w:cs="Arial"/>
        </w:rPr>
        <w:t>, Mason McClay</w:t>
      </w:r>
      <w:r w:rsidR="00FD66BB">
        <w:rPr>
          <w:rFonts w:ascii="Arial" w:eastAsia="Arial" w:hAnsi="Arial" w:cs="Arial"/>
          <w:vertAlign w:val="superscript"/>
        </w:rPr>
        <w:t>3</w:t>
      </w:r>
      <w:r>
        <w:rPr>
          <w:rFonts w:ascii="Arial" w:eastAsia="Arial" w:hAnsi="Arial" w:cs="Arial"/>
        </w:rPr>
        <w:t xml:space="preserve">, Michael </w:t>
      </w:r>
      <w:r w:rsidR="00FD66BB">
        <w:rPr>
          <w:rFonts w:ascii="Arial" w:eastAsia="Arial" w:hAnsi="Arial" w:cs="Arial"/>
        </w:rPr>
        <w:t xml:space="preserve">R. </w:t>
      </w:r>
      <w:r>
        <w:rPr>
          <w:rFonts w:ascii="Arial" w:eastAsia="Arial" w:hAnsi="Arial" w:cs="Arial"/>
        </w:rPr>
        <w:t>Drew</w:t>
      </w:r>
      <w:r w:rsidR="00FD66BB">
        <w:rPr>
          <w:rFonts w:ascii="Arial" w:eastAsia="Arial" w:hAnsi="Arial" w:cs="Arial"/>
          <w:vertAlign w:val="superscript"/>
        </w:rPr>
        <w:t>1,2</w:t>
      </w:r>
      <w:r>
        <w:rPr>
          <w:rFonts w:ascii="Arial" w:eastAsia="Arial" w:hAnsi="Arial" w:cs="Arial"/>
        </w:rPr>
        <w:t>, Jarrod A. Lewis-Peacock</w:t>
      </w:r>
      <w:r w:rsidR="00FD66BB">
        <w:rPr>
          <w:rFonts w:ascii="Arial" w:eastAsia="Arial" w:hAnsi="Arial" w:cs="Arial"/>
          <w:vertAlign w:val="superscript"/>
        </w:rPr>
        <w:t>1,2,</w:t>
      </w:r>
      <w:r w:rsidR="00F75478">
        <w:rPr>
          <w:rFonts w:ascii="Arial" w:eastAsia="Arial" w:hAnsi="Arial" w:cs="Arial"/>
          <w:vertAlign w:val="superscript"/>
        </w:rPr>
        <w:t>4</w:t>
      </w:r>
      <w:r w:rsidR="00FD66BB">
        <w:rPr>
          <w:rFonts w:ascii="Arial" w:eastAsia="Arial" w:hAnsi="Arial" w:cs="Arial"/>
          <w:vertAlign w:val="superscript"/>
        </w:rPr>
        <w:t>,5</w:t>
      </w:r>
      <w:r>
        <w:rPr>
          <w:rFonts w:ascii="Arial" w:eastAsia="Arial" w:hAnsi="Arial" w:cs="Arial"/>
        </w:rPr>
        <w:t>, Joseph E. Dunsmoor</w:t>
      </w:r>
      <w:r w:rsidR="0093369D">
        <w:rPr>
          <w:rFonts w:ascii="Arial" w:eastAsia="Arial" w:hAnsi="Arial" w:cs="Arial"/>
        </w:rPr>
        <w:t>*</w:t>
      </w:r>
      <w:r w:rsidR="00FD66BB">
        <w:rPr>
          <w:rFonts w:ascii="Arial" w:eastAsia="Arial" w:hAnsi="Arial" w:cs="Arial"/>
          <w:vertAlign w:val="superscript"/>
        </w:rPr>
        <w:t>1,2,5</w:t>
      </w:r>
    </w:p>
    <w:p w14:paraId="32A1317A" w14:textId="408F878F" w:rsidR="000F625B" w:rsidRDefault="00FD66BB">
      <w:pPr>
        <w:spacing w:line="480" w:lineRule="auto"/>
        <w:jc w:val="both"/>
        <w:rPr>
          <w:rFonts w:ascii="Arial" w:eastAsia="Arial" w:hAnsi="Arial" w:cs="Arial"/>
        </w:rPr>
      </w:pPr>
      <w:r>
        <w:rPr>
          <w:rFonts w:ascii="Arial" w:eastAsia="Arial" w:hAnsi="Arial" w:cs="Arial"/>
          <w:b/>
          <w:bCs/>
        </w:rPr>
        <w:t>Affiliations:</w:t>
      </w:r>
    </w:p>
    <w:p w14:paraId="5D50575B" w14:textId="67605010" w:rsidR="00FD66BB" w:rsidRDefault="00FD66BB" w:rsidP="00FD66BB">
      <w:pPr>
        <w:pStyle w:val="ListParagraph"/>
        <w:numPr>
          <w:ilvl w:val="0"/>
          <w:numId w:val="1"/>
        </w:numPr>
        <w:spacing w:line="480" w:lineRule="auto"/>
        <w:jc w:val="both"/>
        <w:rPr>
          <w:rFonts w:ascii="Arial" w:eastAsia="Arial" w:hAnsi="Arial" w:cs="Arial"/>
        </w:rPr>
      </w:pPr>
      <w:r>
        <w:rPr>
          <w:rFonts w:ascii="Arial" w:eastAsia="Arial" w:hAnsi="Arial" w:cs="Arial"/>
        </w:rPr>
        <w:t>Institute for Neuroscience, University of Texas at Austin, Austin, TX, USA</w:t>
      </w:r>
    </w:p>
    <w:p w14:paraId="3C808341" w14:textId="74EC5A70" w:rsidR="00FD66BB" w:rsidRDefault="00FD66BB" w:rsidP="00FD66BB">
      <w:pPr>
        <w:pStyle w:val="ListParagraph"/>
        <w:numPr>
          <w:ilvl w:val="0"/>
          <w:numId w:val="1"/>
        </w:numPr>
        <w:spacing w:line="480" w:lineRule="auto"/>
        <w:jc w:val="both"/>
        <w:rPr>
          <w:rFonts w:ascii="Arial" w:eastAsia="Arial" w:hAnsi="Arial" w:cs="Arial"/>
        </w:rPr>
      </w:pPr>
      <w:r>
        <w:rPr>
          <w:rFonts w:ascii="Arial" w:eastAsia="Arial" w:hAnsi="Arial" w:cs="Arial"/>
        </w:rPr>
        <w:t>Center for Learning and Memory, Department of Neuroscience, University of Texas at Austin, Austin, TX, USA</w:t>
      </w:r>
    </w:p>
    <w:p w14:paraId="7FC19548" w14:textId="63D5B5B2" w:rsidR="00FD66BB" w:rsidRDefault="00FD66BB" w:rsidP="00FD66BB">
      <w:pPr>
        <w:pStyle w:val="ListParagraph"/>
        <w:numPr>
          <w:ilvl w:val="0"/>
          <w:numId w:val="1"/>
        </w:numPr>
        <w:spacing w:line="480" w:lineRule="auto"/>
        <w:jc w:val="both"/>
        <w:rPr>
          <w:rFonts w:ascii="Arial" w:eastAsia="Arial" w:hAnsi="Arial" w:cs="Arial"/>
        </w:rPr>
      </w:pPr>
      <w:r>
        <w:rPr>
          <w:rFonts w:ascii="Arial" w:eastAsia="Arial" w:hAnsi="Arial" w:cs="Arial"/>
        </w:rPr>
        <w:t>Department of Psychology, University of California, Los Angeles, CA, USA</w:t>
      </w:r>
    </w:p>
    <w:p w14:paraId="18A867A6" w14:textId="2A5678B8" w:rsidR="00FD66BB" w:rsidRDefault="00FD66BB" w:rsidP="00FD66BB">
      <w:pPr>
        <w:pStyle w:val="ListParagraph"/>
        <w:numPr>
          <w:ilvl w:val="0"/>
          <w:numId w:val="1"/>
        </w:numPr>
        <w:spacing w:line="480" w:lineRule="auto"/>
        <w:jc w:val="both"/>
        <w:rPr>
          <w:rFonts w:ascii="Arial" w:eastAsia="Arial" w:hAnsi="Arial" w:cs="Arial"/>
        </w:rPr>
      </w:pPr>
      <w:r>
        <w:rPr>
          <w:rFonts w:ascii="Arial" w:eastAsia="Arial" w:hAnsi="Arial" w:cs="Arial"/>
        </w:rPr>
        <w:t>Department of Psychology, University of Texas at Austin, Austin, TX, USA</w:t>
      </w:r>
    </w:p>
    <w:p w14:paraId="7DCF9D95" w14:textId="2E43F289" w:rsidR="0093369D" w:rsidRDefault="00FD66BB" w:rsidP="0093369D">
      <w:pPr>
        <w:pStyle w:val="ListParagraph"/>
        <w:numPr>
          <w:ilvl w:val="0"/>
          <w:numId w:val="1"/>
        </w:numPr>
        <w:spacing w:line="480" w:lineRule="auto"/>
        <w:jc w:val="both"/>
        <w:rPr>
          <w:rFonts w:ascii="Arial" w:eastAsia="Arial" w:hAnsi="Arial" w:cs="Arial"/>
        </w:rPr>
      </w:pPr>
      <w:r>
        <w:rPr>
          <w:rFonts w:ascii="Arial" w:eastAsia="Arial" w:hAnsi="Arial" w:cs="Arial"/>
        </w:rPr>
        <w:t>Department of Psychiatry, Dell Medical School, University of Texas at Austin, Austin, TX, USA</w:t>
      </w:r>
    </w:p>
    <w:p w14:paraId="7E6B2127" w14:textId="509F3AC1" w:rsidR="0093369D" w:rsidRPr="00141717" w:rsidRDefault="0093369D" w:rsidP="00141717">
      <w:pPr>
        <w:spacing w:line="480" w:lineRule="auto"/>
        <w:jc w:val="both"/>
        <w:rPr>
          <w:rFonts w:ascii="Arial" w:eastAsia="Arial" w:hAnsi="Arial" w:cs="Arial"/>
        </w:rPr>
      </w:pPr>
      <w:r>
        <w:rPr>
          <w:rFonts w:ascii="Arial" w:eastAsia="Arial" w:hAnsi="Arial" w:cs="Arial"/>
        </w:rPr>
        <w:t xml:space="preserve">*Correspondence to </w:t>
      </w:r>
      <w:hyperlink r:id="rId8" w:history="1">
        <w:r w:rsidRPr="00B21D57">
          <w:rPr>
            <w:rStyle w:val="Hyperlink"/>
            <w:rFonts w:ascii="Arial" w:eastAsia="Arial" w:hAnsi="Arial" w:cs="Arial"/>
          </w:rPr>
          <w:t>joseph.dunsmoor@austin.utexas.edu</w:t>
        </w:r>
      </w:hyperlink>
      <w:r w:rsidRPr="00141717">
        <w:rPr>
          <w:rFonts w:ascii="Arial" w:eastAsia="Arial" w:hAnsi="Arial" w:cs="Arial"/>
          <w:b/>
        </w:rPr>
        <w:br w:type="page"/>
      </w:r>
    </w:p>
    <w:p w14:paraId="6CF3D994" w14:textId="51CF128B" w:rsidR="000F625B" w:rsidRDefault="00F16748">
      <w:pPr>
        <w:rPr>
          <w:rFonts w:ascii="Arial" w:eastAsia="Arial" w:hAnsi="Arial" w:cs="Arial"/>
        </w:rPr>
      </w:pPr>
      <w:r>
        <w:rPr>
          <w:rFonts w:ascii="Arial" w:eastAsia="Arial" w:hAnsi="Arial" w:cs="Arial"/>
          <w:b/>
        </w:rPr>
        <w:lastRenderedPageBreak/>
        <w:t>Summary</w:t>
      </w:r>
    </w:p>
    <w:p w14:paraId="780D95AD" w14:textId="46CFAC80" w:rsidR="00F16748" w:rsidRPr="00BE72E3" w:rsidRDefault="00B06370" w:rsidP="00BE72E3">
      <w:pPr>
        <w:spacing w:line="480" w:lineRule="auto"/>
        <w:ind w:firstLine="720"/>
        <w:jc w:val="both"/>
        <w:rPr>
          <w:rFonts w:ascii="Arial" w:eastAsia="Arial" w:hAnsi="Arial" w:cs="Arial"/>
        </w:rPr>
      </w:pPr>
      <w:r>
        <w:rPr>
          <w:rFonts w:ascii="Arial" w:eastAsia="Arial" w:hAnsi="Arial" w:cs="Arial"/>
        </w:rPr>
        <w:t xml:space="preserve">Neurobiological research in rodents has revealed that competing experiences of fear and extinction are stored as distinct memory traces in the brain. This divided organization is adaptive for mitigating overgeneralization of fear to related stimuli that are learned to be safe, while also maintaining threat associations for unsafe stimuli. </w:t>
      </w:r>
      <w:r w:rsidR="00E06B5B">
        <w:rPr>
          <w:rFonts w:ascii="Arial" w:eastAsia="Arial" w:hAnsi="Arial" w:cs="Arial"/>
        </w:rPr>
        <w:t xml:space="preserve">The mechanisms involved in organizing these competing memories </w:t>
      </w:r>
      <w:r>
        <w:rPr>
          <w:rFonts w:ascii="Arial" w:eastAsia="Arial" w:hAnsi="Arial" w:cs="Arial"/>
        </w:rPr>
        <w:t xml:space="preserve">in the human brain remain unclear. Here, we used a hybrid form of Pavlovian conditioning with an episodic memory component to identify overlapping multivariate patterns of fMRI activity associated with the formation and retrieval of fear versus extinction. In healthy adults, distinct regions of the medial PFC and hippocampus showed selective </w:t>
      </w:r>
      <w:r w:rsidR="00E06B5B">
        <w:rPr>
          <w:rFonts w:ascii="Arial" w:eastAsia="Arial" w:hAnsi="Arial" w:cs="Arial"/>
        </w:rPr>
        <w:t>reactivation</w:t>
      </w:r>
      <w:r>
        <w:rPr>
          <w:rFonts w:ascii="Arial" w:eastAsia="Arial" w:hAnsi="Arial" w:cs="Arial"/>
        </w:rPr>
        <w:t xml:space="preserve"> </w:t>
      </w:r>
      <w:r w:rsidR="00E06B5B">
        <w:rPr>
          <w:rFonts w:ascii="Arial" w:eastAsia="Arial" w:hAnsi="Arial" w:cs="Arial"/>
        </w:rPr>
        <w:t xml:space="preserve">of </w:t>
      </w:r>
      <w:r>
        <w:rPr>
          <w:rFonts w:ascii="Arial" w:eastAsia="Arial" w:hAnsi="Arial" w:cs="Arial"/>
        </w:rPr>
        <w:t xml:space="preserve">fear </w:t>
      </w:r>
      <w:r w:rsidR="00E06B5B">
        <w:rPr>
          <w:rFonts w:ascii="Arial" w:eastAsia="Arial" w:hAnsi="Arial" w:cs="Arial"/>
        </w:rPr>
        <w:t xml:space="preserve">versus </w:t>
      </w:r>
      <w:r>
        <w:rPr>
          <w:rFonts w:ascii="Arial" w:eastAsia="Arial" w:hAnsi="Arial" w:cs="Arial"/>
        </w:rPr>
        <w:t>extinction memories</w:t>
      </w:r>
      <w:r w:rsidR="00E06B5B">
        <w:rPr>
          <w:rFonts w:ascii="Arial" w:eastAsia="Arial" w:hAnsi="Arial" w:cs="Arial"/>
        </w:rPr>
        <w:t xml:space="preserve"> based on the temporal context in which these memories were encoded</w:t>
      </w:r>
      <w:r>
        <w:rPr>
          <w:rFonts w:ascii="Arial" w:eastAsia="Arial" w:hAnsi="Arial" w:cs="Arial"/>
        </w:rPr>
        <w:t>. This dissociation was absent in participants with</w:t>
      </w:r>
      <w:ins w:id="1" w:author="gus hennings" w:date="2021-10-20T17:50:00Z">
        <w:r w:rsidR="000A31B6">
          <w:rPr>
            <w:rFonts w:ascii="Arial" w:eastAsia="Arial" w:hAnsi="Arial" w:cs="Arial"/>
          </w:rPr>
          <w:t xml:space="preserve"> posttraumatic stress disorder (PTSD</w:t>
        </w:r>
      </w:ins>
      <w:ins w:id="2" w:author="gus hennings" w:date="2021-10-21T10:38:00Z">
        <w:r w:rsidR="000B1673">
          <w:rPr>
            <w:rFonts w:ascii="Arial" w:eastAsia="Arial" w:hAnsi="Arial" w:cs="Arial"/>
          </w:rPr>
          <w:t>)</w:t>
        </w:r>
      </w:ins>
      <w:del w:id="3" w:author="gus hennings" w:date="2021-10-20T17:50:00Z">
        <w:r w:rsidDel="000A31B6">
          <w:rPr>
            <w:rFonts w:ascii="Arial" w:eastAsia="Arial" w:hAnsi="Arial" w:cs="Arial"/>
          </w:rPr>
          <w:delText xml:space="preserve"> PTSD</w:delText>
        </w:r>
      </w:del>
      <w:r>
        <w:rPr>
          <w:rFonts w:ascii="Arial" w:eastAsia="Arial" w:hAnsi="Arial" w:cs="Arial"/>
        </w:rPr>
        <w:t xml:space="preserve"> symptoms. The divided neural organization of fear and extinction may support flexible retrieval of context-appropriate emotional memories, while their disorganization may promote overgeneralization and increased fear relapse in affective disorders.</w:t>
      </w:r>
      <w:r w:rsidR="00F16748">
        <w:rPr>
          <w:rFonts w:ascii="Arial" w:eastAsia="Arial" w:hAnsi="Arial" w:cs="Arial"/>
          <w:b/>
        </w:rPr>
        <w:br w:type="page"/>
      </w:r>
    </w:p>
    <w:p w14:paraId="71EE97AE" w14:textId="608C8413" w:rsidR="000F625B" w:rsidRDefault="00B9189F" w:rsidP="00F7461A">
      <w:pPr>
        <w:rPr>
          <w:rFonts w:ascii="Arial" w:eastAsia="Arial" w:hAnsi="Arial" w:cs="Arial"/>
          <w:b/>
        </w:rPr>
      </w:pPr>
      <w:r>
        <w:rPr>
          <w:rFonts w:ascii="Arial" w:eastAsia="Arial" w:hAnsi="Arial" w:cs="Arial"/>
          <w:b/>
        </w:rPr>
        <w:lastRenderedPageBreak/>
        <w:t>INTRODUCTION</w:t>
      </w:r>
    </w:p>
    <w:p w14:paraId="693DD54F" w14:textId="79E1334C" w:rsidR="000F625B" w:rsidRDefault="00B06370" w:rsidP="00086391">
      <w:pPr>
        <w:spacing w:line="480" w:lineRule="auto"/>
        <w:ind w:firstLine="720"/>
        <w:jc w:val="both"/>
        <w:rPr>
          <w:rFonts w:ascii="Arial" w:eastAsia="Arial" w:hAnsi="Arial" w:cs="Arial"/>
        </w:rPr>
      </w:pPr>
      <w:r>
        <w:rPr>
          <w:rFonts w:ascii="Arial" w:eastAsia="Arial" w:hAnsi="Arial" w:cs="Arial"/>
        </w:rPr>
        <w:t>Maintaining separate and competing memories of threat and safety is key to adaptive behavior. The inability to maintain memories of safety to overcome threat associations</w:t>
      </w:r>
      <w:ins w:id="4" w:author="gus hennings" w:date="2021-10-20T17:50:00Z">
        <w:r w:rsidR="000A31B6">
          <w:rPr>
            <w:rFonts w:ascii="Arial" w:eastAsia="Arial" w:hAnsi="Arial" w:cs="Arial"/>
          </w:rPr>
          <w:t xml:space="preserve"> characterizes</w:t>
        </w:r>
      </w:ins>
      <w:del w:id="5" w:author="gus hennings" w:date="2021-10-20T17:50:00Z">
        <w:r w:rsidDel="000A31B6">
          <w:rPr>
            <w:rFonts w:ascii="Arial" w:eastAsia="Arial" w:hAnsi="Arial" w:cs="Arial"/>
          </w:rPr>
          <w:delText xml:space="preserve"> is characteristic</w:delText>
        </w:r>
      </w:del>
      <w:r>
        <w:rPr>
          <w:rFonts w:ascii="Arial" w:eastAsia="Arial" w:hAnsi="Arial" w:cs="Arial"/>
        </w:rPr>
        <w:t xml:space="preserve"> </w:t>
      </w:r>
      <w:del w:id="6" w:author="gus hennings" w:date="2021-10-20T17:50:00Z">
        <w:r w:rsidDel="000A31B6">
          <w:rPr>
            <w:rFonts w:ascii="Arial" w:eastAsia="Arial" w:hAnsi="Arial" w:cs="Arial"/>
          </w:rPr>
          <w:delText xml:space="preserve">of </w:delText>
        </w:r>
      </w:del>
      <w:r>
        <w:rPr>
          <w:rFonts w:ascii="Arial" w:eastAsia="Arial" w:hAnsi="Arial" w:cs="Arial"/>
        </w:rPr>
        <w:t xml:space="preserve">affective disorders such as </w:t>
      </w:r>
      <w:del w:id="7" w:author="gus hennings" w:date="2021-10-20T17:51:00Z">
        <w:r w:rsidDel="000A31B6">
          <w:rPr>
            <w:rFonts w:ascii="Arial" w:eastAsia="Arial" w:hAnsi="Arial" w:cs="Arial"/>
          </w:rPr>
          <w:delText>posttraumatic stress disorder (</w:delText>
        </w:r>
      </w:del>
      <w:r>
        <w:rPr>
          <w:rFonts w:ascii="Arial" w:eastAsia="Arial" w:hAnsi="Arial" w:cs="Arial"/>
        </w:rPr>
        <w:t>PTSD</w:t>
      </w:r>
      <w:del w:id="8" w:author="gus hennings" w:date="2021-10-20T17:51:00Z">
        <w:r w:rsidDel="000A31B6">
          <w:rPr>
            <w:rFonts w:ascii="Arial" w:eastAsia="Arial" w:hAnsi="Arial" w:cs="Arial"/>
          </w:rPr>
          <w:delText>)</w:delText>
        </w:r>
      </w:del>
      <w:r w:rsidR="0058502C">
        <w:rPr>
          <w:rFonts w:ascii="Arial" w:eastAsia="Arial" w:hAnsi="Arial" w:cs="Arial"/>
        </w:rPr>
        <w:t xml:space="preserve"> </w:t>
      </w:r>
      <w:r w:rsidR="0058502C">
        <w:rPr>
          <w:rFonts w:ascii="Arial" w:eastAsia="Arial" w:hAnsi="Arial" w:cs="Arial"/>
        </w:rPr>
        <w:fldChar w:fldCharType="begin"/>
      </w:r>
      <w:r w:rsidR="00C06015">
        <w:rPr>
          <w:rFonts w:ascii="Arial" w:eastAsia="Arial" w:hAnsi="Arial" w:cs="Arial"/>
        </w:rPr>
        <w:instrText xml:space="preserve"> ADDIN ZOTERO_ITEM CSL_CITATION {"citationID":"WLlH7SQo","properties":{"formattedCitation":"\\super 1,2\\nosupersub{}","plainCitation":"1,2","noteIndex":0},"citationItems":[{"id":714,"uris":["http://zotero.org/users/7734491/items/52SQW3AK"],"uri":["http://zotero.org/users/7734491/items/52SQW3AK"],"itemData":{"id":714,"type":"article-journal","abstract":"Learning abnormalities have long been centrally implicated in posttraumatic psychopathology. Indeed, of all anxiety disorders, PTSD may be most clearly attributable to discrete, aversive learning events. In PTSD, such learning is acquired during the traumatic encounter and is expressed as both conditioned fear to stimuli associated with the event and more general over-reactivity-or failure to adapt-to intense, novel, or fear-related stimuli. The relatively straightforward link between PTSD and these basic, evolutionarily old, learning processes of conditioning, sensitization, and habituation affords models of PTSD comprised of fundamental, experimentally tractable mechanisms of learning that have been well characterized across a variety of mammalian species including humans. Though such learning mechanisms have featured prominently in explanatory models of psychological maladjustment to trauma for at least 90. years, much of the empirical testing of these models has occurred only in the past two decades. The current review delineates the variety of theories forming this longstanding tradition of learning-based models of PTSD, details empirical evidence for such models, attempts an integrative account of results from this literature, and specifies limitations of, and future directions for, studies testing learning models of PTSD.","container-title":"International Journal of Psychophysiology","DOI":"10.1016/j.ijpsycho.2014.11.006","ISSN":"18727697","issue":"3","note":"Citation Key: Lissek2015","page":"594-605","title":"Learning models of PTSD: Theoretical accounts and psychobiological evidence","volume":"98","author":[{"family":"Lissek","given":"Shmuel"},{"family":"Meurs","given":"Brian","non-dropping-particle":"van"}],"accessed":{"date-parts":[["2018",7,17]]},"issued":{"date-parts":[["2015"]]}}},{"id":995,"uris":["http://zotero.org/users/7734491/items/T9FCGIV7"],"uri":["http://zotero.org/users/7734491/items/T9FCGIV7"],"itemData":{"id":995,"type":"article-journal","abstract":"Post-traumatic stress disorder (PTSD) is the only major mental disorder for which a cause is considered to be known: that is, an event that involves threat to the physical integrity of oneself or others and induces a response of intense fear, helplessness or horror. Although PTSD is still largely regarded as a psychological phenomenon, over the past three decades the growth of the biological PTSD literature has been explosive, and thousands of references now exist. Ultimately, the impact of an environmental event, such as a psychological trauma, must be understood at organic, cellular and molecular levels. This Review attempts to present the current state of this understanding on the basis of psychophysiological, structural and functional neuroimaging, and endocrinological, genetic and molecular biological studies in humans and in animal models. © 2012 Macmillan Publishers Limited. All rights reserved.","container-title":"Nature Reviews Neuroscience","DOI":"10.1038/nrn3339","ISSN":"1471003X","issue":"11","note":"PMID: 23047775\nCitation Key: Pitman2012","page":"769-787","title":"Biological studies of post-traumatic stress disorder","URL":"http://www.ncbi.nlm.nih.gov/pubmed/23047775","volume":"13","author":[{"family":"Pitman","given":"Roger K."},{"family":"Rasmusson","given":"Ann M."},{"family":"Koenen","given":"Karestan C."},{"family":"Shin","given":"Lisa M."},{"family":"Orr","given":"Scott P."},{"family":"Gilbertson","given":"Mark W."},{"family":"Milad","given":"Mohammed R."},{"family":"Liberzon","given":"Israel"}],"accessed":{"date-parts":[["2019",6,11]]},"issued":{"date-parts":[["2012",11,10]]}}}],"schema":"https://github.com/citation-style-language/schema/raw/master/csl-citation.json"} </w:instrText>
      </w:r>
      <w:r w:rsidR="0058502C">
        <w:rPr>
          <w:rFonts w:ascii="Arial" w:eastAsia="Arial" w:hAnsi="Arial" w:cs="Arial"/>
        </w:rPr>
        <w:fldChar w:fldCharType="separate"/>
      </w:r>
      <w:r w:rsidR="00C06015" w:rsidRPr="00C06015">
        <w:rPr>
          <w:rFonts w:ascii="Arial" w:hAnsi="Arial" w:cs="Arial"/>
          <w:szCs w:val="24"/>
          <w:vertAlign w:val="superscript"/>
        </w:rPr>
        <w:t>1,2</w:t>
      </w:r>
      <w:r w:rsidR="0058502C">
        <w:rPr>
          <w:rFonts w:ascii="Arial" w:eastAsia="Arial" w:hAnsi="Arial" w:cs="Arial"/>
        </w:rPr>
        <w:fldChar w:fldCharType="end"/>
      </w:r>
      <w:r>
        <w:rPr>
          <w:rFonts w:ascii="Arial" w:eastAsia="Arial" w:hAnsi="Arial" w:cs="Arial"/>
        </w:rPr>
        <w:t>. Neurobiological research using Pavlovian conditioning</w:t>
      </w:r>
      <w:del w:id="9" w:author="gus hennings" w:date="2021-10-18T13:06:00Z">
        <w:r w:rsidDel="00E81589">
          <w:rPr>
            <w:rFonts w:ascii="Arial" w:eastAsia="Arial" w:hAnsi="Arial" w:cs="Arial"/>
          </w:rPr>
          <w:delText xml:space="preserve"> as a model</w:delText>
        </w:r>
      </w:del>
      <w:r>
        <w:rPr>
          <w:rFonts w:ascii="Arial" w:eastAsia="Arial" w:hAnsi="Arial" w:cs="Arial"/>
        </w:rPr>
        <w:t xml:space="preserve"> show</w:t>
      </w:r>
      <w:ins w:id="10" w:author="gus hennings" w:date="2021-10-20T17:51:00Z">
        <w:r w:rsidR="009C2BAE">
          <w:rPr>
            <w:rFonts w:ascii="Arial" w:eastAsia="Arial" w:hAnsi="Arial" w:cs="Arial"/>
          </w:rPr>
          <w:t>s</w:t>
        </w:r>
      </w:ins>
      <w:del w:id="11" w:author="gus hennings" w:date="2021-10-18T13:06:00Z">
        <w:r w:rsidDel="00E81589">
          <w:rPr>
            <w:rFonts w:ascii="Arial" w:eastAsia="Arial" w:hAnsi="Arial" w:cs="Arial"/>
          </w:rPr>
          <w:delText>s</w:delText>
        </w:r>
      </w:del>
      <w:r>
        <w:rPr>
          <w:rFonts w:ascii="Arial" w:eastAsia="Arial" w:hAnsi="Arial" w:cs="Arial"/>
        </w:rPr>
        <w:t xml:space="preserve"> </w:t>
      </w:r>
      <w:del w:id="12" w:author="gus hennings" w:date="2021-10-20T17:51:00Z">
        <w:r w:rsidDel="009C2BAE">
          <w:rPr>
            <w:rFonts w:ascii="Arial" w:eastAsia="Arial" w:hAnsi="Arial" w:cs="Arial"/>
          </w:rPr>
          <w:delText xml:space="preserve">that </w:delText>
        </w:r>
      </w:del>
      <w:r>
        <w:rPr>
          <w:rFonts w:ascii="Arial" w:eastAsia="Arial" w:hAnsi="Arial" w:cs="Arial"/>
        </w:rPr>
        <w:t>neural ensembles within and between dissociable regions organize the encoding, storage, and retrieval of fear (threat) and extinction (safety) memory</w:t>
      </w:r>
      <w:r w:rsidR="0058502C">
        <w:rPr>
          <w:rFonts w:ascii="Arial" w:eastAsia="Arial" w:hAnsi="Arial" w:cs="Arial"/>
        </w:rPr>
        <w:t xml:space="preserve"> </w:t>
      </w:r>
      <w:r w:rsidR="0058502C">
        <w:rPr>
          <w:rFonts w:ascii="Arial" w:eastAsia="Arial" w:hAnsi="Arial" w:cs="Arial"/>
        </w:rPr>
        <w:fldChar w:fldCharType="begin"/>
      </w:r>
      <w:r w:rsidR="00C06015">
        <w:rPr>
          <w:rFonts w:ascii="Arial" w:eastAsia="Arial" w:hAnsi="Arial" w:cs="Arial"/>
        </w:rPr>
        <w:instrText xml:space="preserve"> ADDIN ZOTERO_ITEM CSL_CITATION {"citationID":"y9LENZGI","properties":{"formattedCitation":"\\super 3\\uc0\\u8211{}6\\nosupersub{}","plainCitation":"3–6","noteIndex":0},"citationItems":[{"id":1701,"uris":["http://zotero.org/users/7734491/items/UZEKRU58"],"uri":["http://zotero.org/users/7734491/items/UZEKRU58"],"itemData":{"id":1701,"type":"article-journal","abstract":"Pavlovian fear conditioning is a particularly useful behavioral paradigm for exploring the molecular mechanisms of learning and memory because a well-defined response to a specific environmental stimulus is produced through associative learning processes. Synaptic plasticity in the lateral nucleus of the amygdala (LA) underlies this form of associative learning. Here, we summarize the molecular mechanisms that contribute to this synaptic plasticity in the context of auditory fear conditioning, the form of fear conditioning best understood at the molecular level. We discuss the neurotransmitter systems and signaling cascades that contribute to three phases of auditory fear conditioning: acquisition, consolidation, and reconsolidation. These studies suggest that multiple intracellular signaling pathways, including those triggered by activation of Hebbian processes and neuromodulatory receptors, interact to produce neural plasticity in the LA and behavioral fear conditioning. Collectively, this body of research illustrates the power of fear conditioning as a model system for characterizing the mechanisms of learning and memory in mammals and potentially for understanding fear-related disorders, such as PTSD and phobias.","container-title":"Cell","DOI":"10.1016/j.cell.2011.10.009","ISSN":"0092-8674","issue":"3","journalAbbreviation":"Cell","language":"en","page":"509-524","source":"ScienceDirect","title":"Molecular Mechanisms of Fear Learning and Memory","URL":"https://www.sciencedirect.com/science/article/pii/S0092867411012074","volume":"147","author":[{"family":"Johansen","given":"Joshua P."},{"family":"Cain","given":"Christopher K."},{"family":"Ostroff","given":"Linnaea E."},{"family":"LeDoux","given":"Joseph E."}],"accessed":{"date-parts":[["2021",4,17]]},"issued":{"date-parts":[["2011",10,28]]}}},{"id":1704,"uris":["http://zotero.org/users/7734491/items/4J82K8HP"],"uri":["http://zotero.org/users/7734491/items/4J82K8HP"],"itemData":{"id":1704,"type":"article-journal","abstract":"The activation of a population of hippocampal neurons thought to encode a specific fear memory is shown to elicit freezing behaviour in mice.","container-title":"Nature","DOI":"10.1038/nature11028","ISSN":"1476-4687","issue":"7394","language":"en","note":"number: 7394\npublisher: Nature Publishing Group","page":"381-385","source":"www-nature-com.ezproxy.lib.utexas.edu","title":"Optogenetic stimulation of a hippocampal engram activates fear memory recall","URL":"http://www.nature.com/articles/nature11028","volume":"484","author":[{"family":"Liu","given":"Xu"},{"family":"Ramirez","given":"Steve"},{"family":"Pang","given":"Petti T."},{"family":"Puryear","given":"Corey B."},{"family":"Govindarajan","given":"Arvind"},{"family":"Deisseroth","given":"Karl"},{"family":"Tonegawa","given":"Susumu"}],"accessed":{"date-parts":[["2021",4,17]]},"issued":{"date-parts":[["2012",4]]}}},{"id":287,"uris":["http://zotero.org/users/7734491/items/C5SSMAUS"],"uri":["http://zotero.org/users/7734491/items/C5SSMAUS"],"itemData":{"id":287,"type":"article-journal","abstract":"Collections of cells called engrams are thought to represent memories. Although there has been progress in identifying and manipulating single engrams, little is known about how multiple engrams interact to influence memory. In lateral amygdala (LA), neurons with increased excitability during training outcompete their neighbors for allocation to an engram. We examined whether competition based on neuronal excitability also governs the interaction between engrams. Mice received two distinct fear conditioning events separated by different intervals. LA neuron excitability was optogenetically manipulated and revealed a transient competitive process that integrates memories for events occurring closely in time (coallocating overlapping populations of neurons to both engrams) and separates memories for events occurring at distal times (disallocating nonoverlapping populations to each engram).","container-title":"Science","DOI":"10.1126/science.aaf0594","ISSN":"10959203","issue":"6297","note":"PMID: 27463673\narXiv: 1011.1669\nCitation Key: Rashid2016\nISBN: 9788578110796","page":"383-387","title":"Competition between engrams influences fear memory formation and recall","volume":"353","author":[{"family":"Rashid","given":"Asim J"},{"family":"Yan","given":"Chen"},{"family":"Mercaldo","given":"Valentina"},{"family":"Hsiang","given":"Hwa Lin"},{"family":"Park","given":"Sungmo"},{"family":"Cole","given":"Christina J"},{"family":"De Cristofaro","given":"Antonietta"},{"family":"Yu","given":"Julia"},{"family":"Ramakrishnan","given":"Charu"},{"family":"Lee","given":"Soo Yeun"},{"family":"Deisseroth","given":"Karl"},{"family":"Frankland","given":"Paul W"},{"family":"Josselyn","given":"Sheena A"}],"accessed":{"date-parts":[["2018",4,2]]},"issued":{"date-parts":[["2016"]]}},"locator":"201"},{"id":1700,"uris":["http://zotero.org/users/7734491/items/XR3UTABY"],"uri":["http://zotero.org/users/7734491/items/XR3UTABY"],"itemData":{"id":1700,"type":"article-journal","abstract":"Decades of research has identified the brain areas that are involved in fear, fear extinction, anxiety and related defensive behaviours. Newly developed genetic and viral tools, optogenetics and advanced in vivo imaging techniques have now made it possible to characterize the activity, connectivity and function of specific cell types within complex neuronal circuits. Recent findings that have been made using these tools and techniques have provided mechanistic insights into the exquisite organization of the circuitry underlying internal defensive states. This Review focuses on studies that have used circuit-based approaches to gain a more detailed, and also more comprehensive and integrated, view on how the brain governs fear and anxiety and how it orchestrates adaptive defensive behaviours.","container-title":"Nature Reviews Neuroscience","DOI":"10.1038/nrn3945","ISSN":"1471-003X, 1471-0048","issue":"6","journalAbbreviation":"Nat Rev Neurosci","language":"en","page":"317-331","source":"DOI.org (Crossref)","title":"Neuronal circuits for fear and anxiety","URL":"http://www.nature.com/articles/nrn3945","volume":"16","author":[{"family":"Tovote","given":"Philip"},{"family":"Fadok","given":"Jonathan Paul"},{"family":"Lüthi","given":"Andreas"}],"accessed":{"date-parts":[["2021",4,17]]},"issued":{"date-parts":[["2015",6]]}}}],"schema":"https://github.com/citation-style-language/schema/raw/master/csl-citation.json"} </w:instrText>
      </w:r>
      <w:r w:rsidR="0058502C">
        <w:rPr>
          <w:rFonts w:ascii="Arial" w:eastAsia="Arial" w:hAnsi="Arial" w:cs="Arial"/>
        </w:rPr>
        <w:fldChar w:fldCharType="separate"/>
      </w:r>
      <w:r w:rsidR="00C06015" w:rsidRPr="00C06015">
        <w:rPr>
          <w:rFonts w:ascii="Arial" w:hAnsi="Arial" w:cs="Arial"/>
          <w:szCs w:val="24"/>
          <w:vertAlign w:val="superscript"/>
        </w:rPr>
        <w:t>3–6</w:t>
      </w:r>
      <w:r w:rsidR="0058502C">
        <w:rPr>
          <w:rFonts w:ascii="Arial" w:eastAsia="Arial" w:hAnsi="Arial" w:cs="Arial"/>
        </w:rPr>
        <w:fldChar w:fldCharType="end"/>
      </w:r>
      <w:r w:rsidRPr="00254ABE">
        <w:rPr>
          <w:rFonts w:ascii="Arial" w:eastAsia="Arial" w:hAnsi="Arial" w:cs="Arial"/>
          <w:lang w:val="fr-FR"/>
        </w:rPr>
        <w:t xml:space="preserve">. </w:t>
      </w:r>
      <w:r>
        <w:rPr>
          <w:rFonts w:ascii="Arial" w:eastAsia="Arial" w:hAnsi="Arial" w:cs="Arial"/>
        </w:rPr>
        <w:t xml:space="preserve">This research confirms early theories—dating back to the time of Pavlov—that extinction is an active learning process that generates a secondary memory of safety for a particular stimulus that is stored in parallel to the memory of fear for that stimulus. In the rodent brain, these memory traces </w:t>
      </w:r>
      <w:del w:id="13" w:author="gus hennings" w:date="2021-10-20T17:53:00Z">
        <w:r w:rsidDel="009C2BAE">
          <w:rPr>
            <w:rFonts w:ascii="Arial" w:eastAsia="Arial" w:hAnsi="Arial" w:cs="Arial"/>
          </w:rPr>
          <w:delText>can be</w:delText>
        </w:r>
      </w:del>
      <w:ins w:id="14" w:author="gus hennings" w:date="2021-10-20T17:53:00Z">
        <w:r w:rsidR="009C2BAE">
          <w:rPr>
            <w:rFonts w:ascii="Arial" w:eastAsia="Arial" w:hAnsi="Arial" w:cs="Arial"/>
          </w:rPr>
          <w:t>are</w:t>
        </w:r>
      </w:ins>
      <w:r>
        <w:rPr>
          <w:rFonts w:ascii="Arial" w:eastAsia="Arial" w:hAnsi="Arial" w:cs="Arial"/>
        </w:rPr>
        <w:t xml:space="preserve"> separated into discrete neural ensembles with distinct pathways between regions of the medial temporal lobe </w:t>
      </w:r>
      <w:r w:rsidR="00A83006">
        <w:rPr>
          <w:rFonts w:ascii="Arial" w:eastAsia="Arial" w:hAnsi="Arial" w:cs="Arial"/>
        </w:rPr>
        <w:t xml:space="preserve">(MTL) </w:t>
      </w:r>
      <w:r>
        <w:rPr>
          <w:rFonts w:ascii="Arial" w:eastAsia="Arial" w:hAnsi="Arial" w:cs="Arial"/>
        </w:rPr>
        <w:t xml:space="preserve">and subdivisions of the medial prefrontal cortex (mPFC) </w:t>
      </w:r>
      <w:r w:rsidR="0058502C">
        <w:rPr>
          <w:rFonts w:ascii="Arial" w:eastAsia="Arial" w:hAnsi="Arial" w:cs="Arial"/>
        </w:rPr>
        <w:fldChar w:fldCharType="begin"/>
      </w:r>
      <w:r w:rsidR="00C06015">
        <w:rPr>
          <w:rFonts w:ascii="Arial" w:eastAsia="Arial" w:hAnsi="Arial" w:cs="Arial"/>
        </w:rPr>
        <w:instrText xml:space="preserve"> ADDIN ZOTERO_ITEM CSL_CITATION {"citationID":"NHS1Oh0E","properties":{"formattedCitation":"\\super 7\\uc0\\u8211{}11\\nosupersub{}","plainCitation":"7–11","noteIndex":0},"citationItems":[{"id":1708,"uris":["http://zotero.org/users/7734491/items/RN2G393K"],"uri":["http://zotero.org/users/7734491/items/RN2G393K"],"itemData":{"id":1708,"type":"article-journal","container-title":"Nature Neuroscience","DOI":"10.1038/nn.4651","ISSN":"1097-6256, 1546-1726","issue":"11","journalAbbreviation":"Nat Neurosci","language":"en","page":"1624-1633","source":"DOI.org (Crossref)","title":"Cellular and oscillatory substrates of fear extinction learning","URL":"http://www.nature.com/articles/nn.4651","volume":"20","author":[{"family":"Davis","given":"Patrick"},{"family":"Zaki","given":"Yosif"},{"family":"Maguire","given":"Jamie"},{"family":"Reijmers","given":"Leon G"}],"accessed":{"date-parts":[["2021",4,17]]},"issued":{"date-parts":[["2017",11]]}}},{"id":1709,"uris":["http://zotero.org/users/7734491/items/7SSEM4YK"],"uri":["http://zotero.org/users/7734491/items/7SSEM4YK"],"itemData":{"id":1709,"type":"article-journal","abstract":"Once acquired, a fearful memory can persist for a lifetime. Although learned fear can be extinguished, extinction memories are fragile. The resilience of fear memories to extinction may contribute to the maintenance of disorders of fear and anxiety, including post-traumatic stress disorder (PTSD). As such, considerable effort has been placed on understanding the neural circuitry underlying the acquisition, expression, and extinction of emotional memories in rodent models as well as in humans. A triad of brain regions, including the prefrontal cortex, hippocampus, and amygdala, form an essential brain circuit involved in fear conditioning and extinction. Within this circuit, the prefrontal cortex is thought to exert top-down control over subcortical structures to regulate appropriate behavioral responses. Importantly, a division of labor has been proposed in which the prelimbic (PL) and infralimbic (IL) subdivisions of the medial prefrontal cortex (mPFC) regulate the expression and suppression of fear in rodents, respectively. Here we critically review the anatomical and physiological evidence that has led to this proposed dichotomy of function within mPFC. We propose that under some conditions, the PL and IL act in concert, exhibiting similar patterns of neural activity in response to aversive conditioned stimuli and during the expression or inhibition of conditioned fear. This may stem from common synaptic inputs, parallel downstream outputs, or cortico-cortical interactions. Despite this functional covariation, these mPFC subdivisions may still be coding for largely opposing behavioral outcomes, with PL biased towards fear expression and IL towards suppression.","container-title":"Frontiers in Behavioral Neuroscience","DOI":"10.3389/fnbeh.2015.00298","ISSN":"1662-5153","journalAbbreviation":"Front. Behav. Neurosci.","language":"English","note":"publisher: Frontiers","source":"Frontiers","title":"The Role of the Medial Prefrontal Cortex in the Conditioning and Extinction of Fear","URL":"https://www.frontiersin.org/articles/10.3389/fnbeh.2015.00298/full?utm_source=S-TWT&amp;utm_medium=SNET&amp;utm_campaign=ECO_FNBEH_20180314","volume":"9","author":[{"family":"Giustino","given":"Thomas F."},{"family":"Maren","given":"Stephen"}],"accessed":{"date-parts":[["2021",4,17]]},"issued":{"date-parts":[["2015"]]}}},{"id":1400,"uris":["http://zotero.org/users/7734491/items/4J3VWF6U"],"uri":["http://zotero.org/users/7734491/items/4J3VWF6U"],"itemData":{"id":1400,"type":"article-journal","abstract":"Switching between exploratory and defensive behaviour is fundamental to survival of many animals, but how this transition is achieved by specific neuronal circuits is not known. Here, using the converse behavioural states of fear extinction and its context-dependent renewal as a model in mice, we show that bi-directional transitions between states of high and low fear are triggered by a rapid switch in the balance of activity between two distinct populations of basal amygdala neurons. These two populations are integrated into discrete neuronal circuits differentially connected with the hippocampus and the medial prefrontal cortex. Targeted and reversible neuronal inactivation of the basal amygdala prevents behavioural changes without affecting memory or expression of behaviour. Our findings indicate that switching between distinct behavioural states can be triggered by selective activation of specific neuronal circuits integrating sensory and contextual information. These observations provide a new framework for understanding context-dependent changes of fear behaviour. ©2008 Macmillan Publishers Limited. All rights reserved.","container-title":"Nature","DOI":"10.1038/nature07166","ISSN":"00280836","issue":"7204","note":"PMID: 18615015\npublisher: Nature Publishing Group","page":"600-606","title":"Switching on and off fear by distinct neuronal circuits","URL":"https://www-nature-com.ezproxy.lib.utexas.edu/articles/nature07166","volume":"454","author":[{"family":"Herry","given":"Cyril"},{"family":"Ciocchi","given":"Stephane"},{"family":"Senn","given":"Verena"},{"family":"Demmou","given":"Lynda"},{"family":"Müller","given":"Christian"},{"family":"Lüthi","given":"Andreas"}],"accessed":{"date-parts":[["2020",11,10]]},"issued":{"date-parts":[["2008",7,31]]}}},{"id":1029,"uris":["http://zotero.org/users/7734491/items/24XSDRCN"],"uri":["http://zotero.org/users/7734491/items/24XSDRCN"],"itemData":{"id":1029,"type":"article-journal","abstract":"Memories are acquired and encoded within large-scale neuronal networks spanning different brain areas. The anatomical and functional specificity of such long-range interactions and their role in learning is poorly understood. The amygdala and the medial prefrontal cortex (mPFC) are interconnected brain structures involved in the extinction of conditioned fear. Here, we show that a defined subpopulation of basal amygdala (BA) projection neurons targeting the prelimbic (PL) subdivision of mPFC is active during states of high fear, whereas BA neurons targeting the infralimbic (IL) subdivision are recruited, and exhibit cell-type-specific plasticity, during fear extinction. Pathway-specific optogenetic manipulations demonstrate that the activity balance between pathways is causally involved in fear extinction. Together, our findings demonstrate that, although intermingled locally, long-range connectivity defines distinct subpopulations of amygdala projection neurons and indicate that the formation of long-term extinction memories depends on the balance of activity between two defined amygdala-prefrontal pathways. © 2014 Elsevier Inc.","container-title":"Neuron","DOI":"10.1016/j.neuron.2013.11.006","ISSN":"08966273","issue":"2","note":"PMID: 24462103\nCitation Key: Senn2014","page":"428-437","title":"Long-range connectivity defines behavioral specificity of amygdala neurons","URL":"https://linkinghub.elsevier.com/retrieve/pii/S0896627313010404","volume":"81","author":[{"family":"Senn","given":"Verena"},{"family":"Wolff","given":"Steffen B.E."},{"family":"Herry","given":"Cyril"},{"family":"Grenier","given":"François"},{"family":"Ehrlich","given":"Ingrid"},{"family":"Gründemann","given":"Jan"},{"family":"Fadok","given":"Jonathan P."},{"family":"Müller","given":"Christian"},{"family":"Letzkus","given":"Johannes J."},{"family":"Lüthi","given":"Andreas"}],"accessed":{"date-parts":[["2019",5,6]]},"issued":{"date-parts":[["2014",1]]}}},{"id":1250,"uris":["http://zotero.org/users/7734491/items/EUB64PVL"],"uri":["http://zotero.org/users/7734491/items/EUB64PVL"],"itemData":{"id":1250,"type":"article-journal","abstract":"Current models of conditioned fear expression and extinction involve the basolateral amygdala (BLA), ventral medial prefrontal cortex (vmPFC), and the hippocampus (HPC). There is some disagreement with respect to the specific roles of these structures, perhaps due to subregional differences within each area. For example, growing evidence suggests that infralimbic (IL) and prelimbic (PL) subregions of vmPFC have opposite influences on fear expression. Moreover, it is the ventral HPC (vHPC), rather than the dorsal HPC, that projects to vmPFC and BLA. To help determine regional specificity, we used small doses of the GABA A agonist muscimol to selectively inactivate IL, PL, BLA, or vHPC in an auditory fear conditioning and extinction paradigm. Infusions were performed prior to extinction training, allowing us to assess the effects on both fear expression and subsequent extinction memory. Inactivation of IL had no effect on fear expression, but impaired the within-session acquisition of extinction as well as extinction memory. In contrast, inactivation of PL impaired fear expression, but had no effect on extinction memory. Inactivation of the BLA or vHPC impaired both fear expression and extinction memory. Post-extinction inactivations had no effect in any structure. We suggest a model in which amygdala-dependent fear expression is modulated by inputs from PL and vHPC, whereas extinction memory requires extinction-induced plasticity in IL, BLA, and/or vHPC. © 2011 American College of Neuropsychopharmacology. All rights reserved.","container-title":"Neuropsychopharmacology","DOI":"10.1038/npp.2010.184","ISSN":"0893133X","issue":"2","note":"PMID: 20962768\npublisher: Nature Publishing Group\nCitation Key: Sierra-Mercado2011","page":"529-538","title":"Dissociable roles of prelimbic and infralimbic cortices, ventral hippocampus, and basolateral amygdala in the expression and extinction of conditioned fear","volume":"36","author":[{"family":"Sierra-Mercado","given":"Demetrio"},{"family":"Padilla-Coreano","given":"Nancy"},{"family":"Quirk","given":"Gregory J."}],"accessed":{"date-parts":[["2020",3,31]]},"issued":{"date-parts":[["2011",1,20]]}}}],"schema":"https://github.com/citation-style-language/schema/raw/master/csl-citation.json"} </w:instrText>
      </w:r>
      <w:r w:rsidR="0058502C">
        <w:rPr>
          <w:rFonts w:ascii="Arial" w:eastAsia="Arial" w:hAnsi="Arial" w:cs="Arial"/>
        </w:rPr>
        <w:fldChar w:fldCharType="separate"/>
      </w:r>
      <w:r w:rsidR="00C06015" w:rsidRPr="00C06015">
        <w:rPr>
          <w:rFonts w:ascii="Arial" w:hAnsi="Arial" w:cs="Arial"/>
          <w:szCs w:val="24"/>
          <w:vertAlign w:val="superscript"/>
        </w:rPr>
        <w:t>7–11</w:t>
      </w:r>
      <w:r w:rsidR="0058502C">
        <w:rPr>
          <w:rFonts w:ascii="Arial" w:eastAsia="Arial" w:hAnsi="Arial" w:cs="Arial"/>
        </w:rPr>
        <w:fldChar w:fldCharType="end"/>
      </w:r>
      <w:r w:rsidRPr="00254ABE">
        <w:rPr>
          <w:rFonts w:ascii="Arial" w:eastAsia="Arial" w:hAnsi="Arial" w:cs="Arial"/>
          <w:lang w:val="fr-FR"/>
        </w:rPr>
        <w:t xml:space="preserve">. </w:t>
      </w:r>
      <w:r w:rsidR="00E06B5B">
        <w:rPr>
          <w:rFonts w:ascii="Arial" w:eastAsia="Arial" w:hAnsi="Arial" w:cs="Arial"/>
          <w:lang w:val="fr-FR"/>
        </w:rPr>
        <w:t xml:space="preserve">A </w:t>
      </w:r>
      <w:proofErr w:type="spellStart"/>
      <w:r w:rsidR="00E06B5B">
        <w:rPr>
          <w:rFonts w:ascii="Arial" w:eastAsia="Arial" w:hAnsi="Arial" w:cs="Arial"/>
          <w:lang w:val="fr-FR"/>
        </w:rPr>
        <w:t>similar</w:t>
      </w:r>
      <w:proofErr w:type="spellEnd"/>
      <w:r w:rsidR="00E06B5B">
        <w:rPr>
          <w:rFonts w:ascii="Arial" w:eastAsia="Arial" w:hAnsi="Arial" w:cs="Arial"/>
          <w:lang w:val="fr-FR"/>
        </w:rPr>
        <w:t xml:space="preserve"> </w:t>
      </w:r>
      <w:r>
        <w:rPr>
          <w:rFonts w:ascii="Arial" w:eastAsia="Arial" w:hAnsi="Arial" w:cs="Arial"/>
        </w:rPr>
        <w:t xml:space="preserve">neural organization </w:t>
      </w:r>
      <w:r w:rsidR="00E06B5B">
        <w:rPr>
          <w:rFonts w:ascii="Arial" w:eastAsia="Arial" w:hAnsi="Arial" w:cs="Arial"/>
        </w:rPr>
        <w:t xml:space="preserve">has been identified in humans using functional magnetic resonance imaging (fMRI) </w:t>
      </w:r>
      <w:r w:rsidR="00D72C92">
        <w:rPr>
          <w:rFonts w:ascii="Arial" w:eastAsia="Arial" w:hAnsi="Arial" w:cs="Arial"/>
        </w:rPr>
        <w:fldChar w:fldCharType="begin"/>
      </w:r>
      <w:r w:rsidR="00C06015">
        <w:rPr>
          <w:rFonts w:ascii="Arial" w:eastAsia="Arial" w:hAnsi="Arial" w:cs="Arial"/>
        </w:rPr>
        <w:instrText xml:space="preserve"> ADDIN ZOTERO_ITEM CSL_CITATION {"citationID":"OhdSjjaD","properties":{"formattedCitation":"\\super 12\\uc0\\u8211{}15\\nosupersub{}","plainCitation":"12–15","noteIndex":0},"citationItems":[{"id":2028,"uris":["http://zotero.org/users/7734491/items/3KAHT34T"],"uri":["http://zotero.org/users/7734491/items/3KAHT34T"],"itemData":{"id":2028,"type":"article-journal","abstract":"In fear extinction, an animal learns that a conditioned stimulus (CS) no longer predicts a noxious stimulus [unconditioned stimulus (UCS)] to which it had previously been associated, leading to inhibition of the conditioned response (CR). Extinction creates a new CS–noUCS memory trace, competing with the initial fear (CS–UCS) memory. Recall of extinction memory and, hence, CR inhibition at later CS encounters is facilitated by contextual stimuli present during extinction training. In line with theoretical predictions derived from animal studies, we show that, after extinction, a CS-evoked engagement of human ventromedial prefrontal cortex (VMPFC) and hippocampus is context dependent, being expressed in an extinction, but not a conditioning, context. Likewise, a positive correlation between VMPFC and hippocampal activity is extinction context dependent. Thus, a VMPFC–hippocampal network provides for context-dependent recall of human extinction memory, consistent with a view that hippocampus confers context dependence on VMPFC.","container-title":"Journal of Neuroscience","DOI":"10.1523/JNEUROSCI.2021-06.2006","ISSN":"0270-6474, 1529-2401","issue":"37","journalAbbreviation":"J. Neurosci.","language":"en","note":"publisher: Society for Neuroscience\nsection: Articles\nPMID: 16971534","page":"9503-9511","source":"www.jneurosci.org","title":"Context-Dependent Human Extinction Memory Is Mediated by a Ventromedial Prefrontal and Hippocampal Network","URL":"https://www.jneurosci.org/content/26/37/9503","volume":"26","author":[{"family":"Kalisch","given":"Raffael"},{"family":"Korenfeld","given":"Elian"},{"family":"Stephan","given":"Klaas E."},{"family":"Weiskopf","given":"Nikolaus"},{"family":"Seymour","given":"Ben"},{"family":"Dolan","given":"Raymond J."}],"accessed":{"date-parts":[["2021",9,22]]},"issued":{"date-parts":[["2006",9,13]]}}},{"id":786,"uris":["http://zotero.org/users/7734491/items/BQBV62Y9"],"uri":["http://zotero.org/users/7734491/items/BQBV62Y9"],"itemData":{"id":786,"type":"article-journal","abstract":"Background: Rodent studies implicate the prelimbic (PL) region of the medial prefrontal cortex in the expression of conditioned fear. Human studies suggest that the dorsal anterior cingulate cortex (dACC) plays a role similar to PL in mediating or modulating fear responses. This study examined the role of dACC during fear conditioning in healthy humans with magnetic resonance imaging (MRI). Methods: Novel analyses were conducted on data from two cohorts that had previously undergone scanning to study fear extinction. Structural and functional brain data were acquired with MRI; the functional MRI (fMRI) component employed an event-related design. Skin conductance response (SCR) was the index of conditioned responses. Results: We found that: 1) cortical thickness within dACC is positively correlated with SCR during conditioning; 2) dACC is activated by a conditioned fear stimulus; and 3) this activation is positively correlated with differential SCR. Moreover, the dACC region implicated in this research corresponds to the target of anterior cingulotomy, an ablative surgical treatment for patients with mood and anxiety disorders. Conclusions: Convergent structural, functional, and lesion findings from separate groups of subjects suggest that dACC mediates or modulates fear expression in humans. Collectively, these data implicate this territory as a potential target for future anti-anxiety therapies. © 2007 Society of Biological Psychiatry.","container-title":"Biological Psychiatry","DOI":"10.1016/j.biopsych.2007.04.032","ISSN":"00063223","issue":"10","note":"Citation Key: Milad2007","page":"1191-1194","title":"A Role for the Human Dorsal Anterior Cingulate Cortex in Fear Expression","volume":"62","author":[{"family":"Milad","given":"Mohammed R."},{"family":"Quirk","given":"Gregory J."},{"family":"Pitman","given":"Roger K"},{"family":"Orr","given":"Scott P"},{"family":"Fischl","given":"Bruce"},{"family":"Rauch","given":"Scott L"}],"accessed":{"date-parts":[["2018",5,3]]},"issued":{"date-parts":[["2007"]]}}},{"id":792,"uris":["http://zotero.org/users/7734491/items/RAU9K9WZ"],"uri":["http://zotero.org/users/7734491/items/RAU9K9WZ"],"itemData":{"id":792,"type":"article-journal","abstract":"Background: Extinction of conditioned fear is thought to form a new safety memory that is expressed in the context in which the extinction learning took place. Rodent studies implicate the ventromedial prefrontal cortex (vmPFC) and hippocampus in extinction recall and its modulation by context, respectively. The aim of the present study is to investigate the mediating anatomy of extinction recall in healthy humans. Methods: We used event-related functional magnetic resonance imaging (fMRI) and a 2-day fear conditioning and extinction protocol with skin conductance response as the index of conditioned responses. Results: During extinction recall, we found significant activations in vmPFC and hippocampus in response to the extinguished versus an unextinguished stimulus. Activation in these brain regions was positively correlated with the magnitude of extinction memory. Functional connectivity analysis revealed significant positive correlation between vmPFC and hippocampal activation during extinction recall. Conclusions: These results support the involvement of the human hippocampus as well as vmPFC in the recall of extinction memory. Furthermore, this provides a paradigm for future investigations of fronto-temporal function during extinction recall in psychiatric disorders such as posttraumatic stress disorder. © 2007 Society of Biological Psychiatry.","container-title":"Biological Psychiatry","DOI":"10.1016/j.biopsych.2006.10.011","ISSN":"00063223","issue":"5","note":"PMID: 17217927\nCitation Key: Milad2007a\nISBN: 0006-3223 (Print)","page":"446-454","title":"Recall of Fear Extinction in Humans Activates the Ventromedial Prefrontal Cortex and Hippocampus in Concert","volume":"62","author":[{"family":"Milad","given":"Mohammed R."},{"family":"Wright","given":"Christopher I."},{"family":"Orr","given":"Scott P."},{"family":"Pitman","given":"Roger K."},{"family":"Quirk","given":"Gregory J."},{"family":"Rauch","given":"Scott L."}],"accessed":{"date-parts":[["2018",5,3]]},"issued":{"date-parts":[["2007"]]}}},{"id":1241,"uris":["http://zotero.org/users/7734491/items/JRY79SJY"],"uri":["http://zotero.org/users/7734491/items/JRY79SJY"],"itemData":{"id":1241,"type":"article-journal","abstract":"Understanding how fears are acquired is an important step in translating basic research to the treatment of fear-related disorders. However, understanding how learned fears are diminished may be even more valuable. We explored the neural mechanisms of fear extinction in humans. Studies of extinction in nonhuman animals have focused on two interconnected brain regions: the amygdala and the ventral medial prefrontal cortex (vmPFC). Consistent with animal models suggesting that the amygdala is important for both the acquisition and extinction of conditioned fear, amygdala activation was correlated across subjects with the conditioned response in both acquisition and early extinction. Activation in the vmPFC (subgenual anterior cingulate) was primarily linked to the expression of fear learning during a delayed test of extinction, as might have been expected from studies demonstrating this region is critical for the retention of extinction. These results provide evidence that the mechanisms of extinction learning may be preserved across species.","container-title":"Neuron","DOI":"10.1016/j.neuron.2004.08.042","ISSN":"08966273","issue":"6","note":"publisher: Elsevier\nCitation Key: Phelps2004","page":"897-905","title":"Extinction learning in humans: Role of the amygdala and vmPFC","volume":"43","author":[{"family":"Phelps","given":"Elizabeth A."},{"family":"Delgado","given":"Mauricio R."},{"family":"Nearing","given":"Katherine I."},{"family":"Ledoux","given":"Joseph E."}],"accessed":{"date-parts":[["2020",4,13]]},"issued":{"date-parts":[["2004",9,16]]}}}],"schema":"https://github.com/citation-style-language/schema/raw/master/csl-citation.json"} </w:instrText>
      </w:r>
      <w:r w:rsidR="00D72C92">
        <w:rPr>
          <w:rFonts w:ascii="Arial" w:eastAsia="Arial" w:hAnsi="Arial" w:cs="Arial"/>
        </w:rPr>
        <w:fldChar w:fldCharType="separate"/>
      </w:r>
      <w:r w:rsidR="00C06015" w:rsidRPr="00C06015">
        <w:rPr>
          <w:rFonts w:ascii="Arial" w:hAnsi="Arial" w:cs="Arial"/>
          <w:szCs w:val="24"/>
          <w:vertAlign w:val="superscript"/>
        </w:rPr>
        <w:t>12–15</w:t>
      </w:r>
      <w:r w:rsidR="00D72C92">
        <w:rPr>
          <w:rFonts w:ascii="Arial" w:eastAsia="Arial" w:hAnsi="Arial" w:cs="Arial"/>
        </w:rPr>
        <w:fldChar w:fldCharType="end"/>
      </w:r>
      <w:r w:rsidR="00086391">
        <w:rPr>
          <w:rFonts w:ascii="Arial" w:eastAsia="Arial" w:hAnsi="Arial" w:cs="Arial"/>
        </w:rPr>
        <w:t xml:space="preserve">, although the mechanisms by which </w:t>
      </w:r>
      <w:r>
        <w:rPr>
          <w:rFonts w:ascii="Arial" w:eastAsia="Arial" w:hAnsi="Arial" w:cs="Arial"/>
        </w:rPr>
        <w:t>fear and extinction memories are segregated into separate</w:t>
      </w:r>
      <w:del w:id="15" w:author="gus hennings" w:date="2021-10-20T17:55:00Z">
        <w:r w:rsidDel="002433D8">
          <w:rPr>
            <w:rFonts w:ascii="Arial" w:eastAsia="Arial" w:hAnsi="Arial" w:cs="Arial"/>
          </w:rPr>
          <w:delText xml:space="preserve"> neural</w:delText>
        </w:r>
      </w:del>
      <w:r>
        <w:rPr>
          <w:rFonts w:ascii="Arial" w:eastAsia="Arial" w:hAnsi="Arial" w:cs="Arial"/>
        </w:rPr>
        <w:t xml:space="preserve"> regions</w:t>
      </w:r>
      <w:r w:rsidR="00086391">
        <w:rPr>
          <w:rFonts w:ascii="Arial" w:eastAsia="Arial" w:hAnsi="Arial" w:cs="Arial"/>
        </w:rPr>
        <w:t xml:space="preserve"> in the human brain</w:t>
      </w:r>
      <w:r>
        <w:rPr>
          <w:rFonts w:ascii="Arial" w:eastAsia="Arial" w:hAnsi="Arial" w:cs="Arial"/>
        </w:rPr>
        <w:t xml:space="preserve"> </w:t>
      </w:r>
      <w:r w:rsidR="00086391">
        <w:rPr>
          <w:rFonts w:ascii="Arial" w:eastAsia="Arial" w:hAnsi="Arial" w:cs="Arial"/>
        </w:rPr>
        <w:t xml:space="preserve">remains </w:t>
      </w:r>
      <w:r>
        <w:rPr>
          <w:rFonts w:ascii="Arial" w:eastAsia="Arial" w:hAnsi="Arial" w:cs="Arial"/>
        </w:rPr>
        <w:t xml:space="preserve">unclear. Here, we use multivariate pattern analysis (MVPA) of </w:t>
      </w:r>
      <w:r w:rsidR="00086391">
        <w:rPr>
          <w:rFonts w:ascii="Arial" w:eastAsia="Arial" w:hAnsi="Arial" w:cs="Arial"/>
        </w:rPr>
        <w:t xml:space="preserve">fMRI </w:t>
      </w:r>
      <w:r>
        <w:rPr>
          <w:rFonts w:ascii="Arial" w:eastAsia="Arial" w:hAnsi="Arial" w:cs="Arial"/>
        </w:rPr>
        <w:t>data to isolate spatially distributed patterns of overlapping</w:t>
      </w:r>
      <w:del w:id="16" w:author="gus hennings" w:date="2021-10-20T17:56:00Z">
        <w:r w:rsidDel="002433D8">
          <w:rPr>
            <w:rFonts w:ascii="Arial" w:eastAsia="Arial" w:hAnsi="Arial" w:cs="Arial"/>
          </w:rPr>
          <w:delText xml:space="preserve"> network</w:delText>
        </w:r>
      </w:del>
      <w:r>
        <w:rPr>
          <w:rFonts w:ascii="Arial" w:eastAsia="Arial" w:hAnsi="Arial" w:cs="Arial"/>
        </w:rPr>
        <w:t xml:space="preserve"> activity unique to the encoding and retrieval of fear versus extinction memories. We compare these neural signatures between healthy adults and individuals with PTSD symptoms, for which the ability to organize separable fear and extinction memories is presumably </w:t>
      </w:r>
      <w:r w:rsidR="006801ED">
        <w:rPr>
          <w:rFonts w:ascii="Arial" w:eastAsia="Arial" w:hAnsi="Arial" w:cs="Arial"/>
        </w:rPr>
        <w:t xml:space="preserve">dysregulated </w:t>
      </w:r>
      <w:r w:rsidR="0058502C">
        <w:rPr>
          <w:rFonts w:ascii="Arial" w:eastAsia="Arial" w:hAnsi="Arial" w:cs="Arial"/>
        </w:rPr>
        <w:fldChar w:fldCharType="begin"/>
      </w:r>
      <w:r w:rsidR="00C06015">
        <w:rPr>
          <w:rFonts w:ascii="Arial" w:eastAsia="Arial" w:hAnsi="Arial" w:cs="Arial"/>
        </w:rPr>
        <w:instrText xml:space="preserve"> ADDIN ZOTERO_ITEM CSL_CITATION {"citationID":"CYQppwol","properties":{"formattedCitation":"\\super 16\\uc0\\u8211{}18\\nosupersub{}","plainCitation":"16–18","noteIndex":0},"citationItems":[{"id":2040,"uris":["http://zotero.org/users/7734491/items/DJ4UVXN4"],"uri":["http://zotero.org/users/7734491/items/DJ4UVXN4"],"itemData":{"id":2040,"type":"article-journal","abstract":"Abstract\n            Posttraumatic stress disorder can be viewed as a disorder of fear dysregulation. An abundance of research suggests that the prefrontal cortex is central to fear processing—that is, how fears are acquired and strategies to regulate or diminish fear responses. The current review covers foundational research on threat or fear acquisition and extinction in nonhuman animals, healthy humans, and patients with posttraumatic stress disorder, through the lens of the involvement of the prefrontal cortex in these processes. Research harnessing advances in technology to further probe the role of the prefrontal cortex in these processes, such as the use of optogenetics in rodents and brain stimulation in humans, will be highlighted, as well other fear regulation approaches that are relevant to the treatment of posttraumatic stress disorder and involve the prefrontal cortex, namely cognitive regulation and avoidance/active coping. Despite the large body of translational research, many questions remain unanswered and posttraumatic stress disorder remains difficult to treat. We conclude by outlining future research directions related to the role of the prefrontal cortex in fear processing and implications for the treatment of posttraumatic stress disorder.","container-title":"Neuropsychopharmacology","DOI":"10.1038/s41386-021-01155-7","ISSN":"0893-133X, 1740-634X","journalAbbreviation":"Neuropsychopharmacol.","language":"en","source":"DOI.org (Crossref)","title":"Prefrontal cortex, amygdala, and threat processing: implications for PTSD","title-short":"Prefrontal cortex, amygdala, and threat processing","URL":"https://www.nature.com/articles/s41386-021-01155-7","author":[{"family":"Alexandra Kredlow","given":"M."},{"family":"Fenster","given":"Robert J."},{"family":"Laurent","given":"Emma S."},{"family":"Ressler","given":"Kerry J."},{"family":"Phelps","given":"Elizabeth A."}],"accessed":{"date-parts":[["2021",9,27]]},"issued":{"date-parts":[["2021",9,20]]}}},{"id":540,"uris":["http://zotero.org/users/7734491/items/GCK999YQ"],"uri":["http://zotero.org/users/7734491/items/GCK999YQ"],"itemData":{"id":540,"type":"article-journal","abstract":"Contexts surround and imbue meaning to events; they are essential for recollecting the past, interpreting the present and anticipating the future. Indeed, the brain's capacity to contextualize information permits enormous cognitive and behavioural flexibility. Studies of Pavlovian fear conditioning and extinction in rodents and humans suggest that a neural circuit including the hippocampus, amygdala and medial prefrontal cortex is involved in the learning and memory processes that enable context-dependent behaviour. Dysfunction in this network may be involved in several forms of psychopathology, including post-traumatic stress disorder, schizophrenia and substance abuse disorders.","container-title":"Nature Reviews Neuroscience","DOI":"10.1038/nrn3492","ISSN":"1471003X","issue":"6","note":"PMID: 23635870\narXiv: 15334406\nCitation Key: Maren2013\nISBN: 1471-0048 (Electronic)\\n1471-003X (Linking)","page":"417-428","title":"The contextual brain: Implications for fear conditioning, extinction and psychopathology","volume":"14","author":[{"family":"Maren","given":"Stephen"},{"family":"Phan","given":"K. Luan"},{"family":"Liberzon","given":"Israel"}],"accessed":{"date-parts":[["2017",9,6]]},"issued":{"date-parts":[["2013"]]}}},{"id":804,"uris":["http://zotero.org/users/7734491/items/9ZZF72CB"],"uri":["http://zotero.org/users/7734491/items/9ZZF72CB"],"itemData":{"id":804,"type":"article-journal","abstract":"The psychology of extinction has been studied for decades. Approximately 10 years ago, however, there began a concerted effort to understand the neural circuits of extinction of fear conditioning, in both animals and humans. Progress during this period has been facilitated by a high degree of coordination between rodent and human researchers examining fear extinction. Here we review the major advances and highlight new approaches to understanding and exploiting fear extinction. Research in fear extinction could serve as a model for translational research in other areas of behavioral neuroscience.","container-title":"Annual Review of Psychology","DOI":"10.1146/annurev.psych.121208.131631","ISSN":"0066-4308","issue":"1","note":"PMID: 22129456\narXiv: 15334406\nCitation Key: Milad2012\nISBN: 1545-2085 (Electronic)\\r0066-4308 (Linking)","page":"129-151","title":"Fear Extinction as a Model for Translational Neuroscience: Ten Years of Progress","URL":"http://www.annualreviews.org/doi/10.1146/annurev.psych.121208.131631","volume":"63","author":[{"family":"Milad","given":"Mohammed R."},{"family":"Quirk","given":"Gregory J."}],"accessed":{"date-parts":[["2018",5,2]]},"issued":{"date-parts":[["2012"]]}}}],"schema":"https://github.com/citation-style-language/schema/raw/master/csl-citation.json"} </w:instrText>
      </w:r>
      <w:r w:rsidR="0058502C">
        <w:rPr>
          <w:rFonts w:ascii="Arial" w:eastAsia="Arial" w:hAnsi="Arial" w:cs="Arial"/>
        </w:rPr>
        <w:fldChar w:fldCharType="separate"/>
      </w:r>
      <w:r w:rsidR="00C06015" w:rsidRPr="00C06015">
        <w:rPr>
          <w:rFonts w:ascii="Arial" w:hAnsi="Arial" w:cs="Arial"/>
          <w:szCs w:val="24"/>
          <w:vertAlign w:val="superscript"/>
        </w:rPr>
        <w:t>16–18</w:t>
      </w:r>
      <w:r w:rsidR="0058502C">
        <w:rPr>
          <w:rFonts w:ascii="Arial" w:eastAsia="Arial" w:hAnsi="Arial" w:cs="Arial"/>
        </w:rPr>
        <w:fldChar w:fldCharType="end"/>
      </w:r>
      <w:r>
        <w:rPr>
          <w:rFonts w:ascii="Arial" w:eastAsia="Arial" w:hAnsi="Arial" w:cs="Arial"/>
        </w:rPr>
        <w:t>.</w:t>
      </w:r>
    </w:p>
    <w:p w14:paraId="042D3582" w14:textId="61196A9C" w:rsidR="000F625B" w:rsidRDefault="00B06370">
      <w:pPr>
        <w:spacing w:line="480" w:lineRule="auto"/>
        <w:ind w:firstLine="720"/>
        <w:jc w:val="both"/>
        <w:rPr>
          <w:rFonts w:ascii="Arial" w:eastAsia="Arial" w:hAnsi="Arial" w:cs="Arial"/>
        </w:rPr>
      </w:pPr>
      <w:r>
        <w:rPr>
          <w:rFonts w:ascii="Arial" w:eastAsia="Arial" w:hAnsi="Arial" w:cs="Arial"/>
        </w:rPr>
        <w:t>Identifying quantifiable memory traces in the brain can be challenging</w:t>
      </w:r>
      <w:r w:rsidR="007E4CF6">
        <w:rPr>
          <w:rFonts w:ascii="Arial" w:eastAsia="Arial" w:hAnsi="Arial" w:cs="Arial"/>
        </w:rPr>
        <w:t>;</w:t>
      </w:r>
      <w:ins w:id="17" w:author="gus hennings" w:date="2021-10-20T17:57:00Z">
        <w:r w:rsidR="002433D8">
          <w:rPr>
            <w:rFonts w:ascii="Arial" w:eastAsia="Arial" w:hAnsi="Arial" w:cs="Arial"/>
          </w:rPr>
          <w:t xml:space="preserve"> memories</w:t>
        </w:r>
      </w:ins>
      <w:del w:id="18" w:author="gus hennings" w:date="2021-10-20T17:57:00Z">
        <w:r w:rsidR="007E4CF6" w:rsidDel="002433D8">
          <w:rPr>
            <w:rFonts w:ascii="Arial" w:eastAsia="Arial" w:hAnsi="Arial" w:cs="Arial"/>
          </w:rPr>
          <w:delText xml:space="preserve"> </w:delText>
        </w:r>
        <w:r w:rsidDel="002433D8">
          <w:rPr>
            <w:rFonts w:ascii="Arial" w:eastAsia="Arial" w:hAnsi="Arial" w:cs="Arial"/>
          </w:rPr>
          <w:delText>memory representations</w:delText>
        </w:r>
      </w:del>
      <w:r>
        <w:rPr>
          <w:rFonts w:ascii="Arial" w:eastAsia="Arial" w:hAnsi="Arial" w:cs="Arial"/>
        </w:rPr>
        <w:t xml:space="preserve"> are widely distributed within and across discrete brain regions, memories change over time, and not all experiences induce a persistent </w:t>
      </w:r>
      <w:ins w:id="19" w:author="gus hennings" w:date="2021-10-20T17:57:00Z">
        <w:r w:rsidR="002433D8">
          <w:rPr>
            <w:rFonts w:ascii="Arial" w:eastAsia="Arial" w:hAnsi="Arial" w:cs="Arial"/>
          </w:rPr>
          <w:t xml:space="preserve">neural </w:t>
        </w:r>
      </w:ins>
      <w:r>
        <w:rPr>
          <w:rFonts w:ascii="Arial" w:eastAsia="Arial" w:hAnsi="Arial" w:cs="Arial"/>
        </w:rPr>
        <w:t>change</w:t>
      </w:r>
      <w:del w:id="20" w:author="gus hennings" w:date="2021-10-20T17:57:00Z">
        <w:r w:rsidDel="007E2F11">
          <w:rPr>
            <w:rFonts w:ascii="Arial" w:eastAsia="Arial" w:hAnsi="Arial" w:cs="Arial"/>
          </w:rPr>
          <w:delText xml:space="preserve"> </w:delText>
        </w:r>
        <w:r w:rsidDel="002433D8">
          <w:rPr>
            <w:rFonts w:ascii="Arial" w:eastAsia="Arial" w:hAnsi="Arial" w:cs="Arial"/>
          </w:rPr>
          <w:delText>in the brain</w:delText>
        </w:r>
      </w:del>
      <w:r>
        <w:rPr>
          <w:rFonts w:ascii="Arial" w:eastAsia="Arial" w:hAnsi="Arial" w:cs="Arial"/>
        </w:rPr>
        <w:t>. Fear conditioning is an ideal model to investigate the neural representations of memory, as it rapidly induces</w:t>
      </w:r>
      <w:del w:id="21" w:author="gus hennings" w:date="2021-10-20T17:58:00Z">
        <w:r w:rsidDel="007E2F11">
          <w:rPr>
            <w:rFonts w:ascii="Arial" w:eastAsia="Arial" w:hAnsi="Arial" w:cs="Arial"/>
          </w:rPr>
          <w:delText xml:space="preserve"> a</w:delText>
        </w:r>
      </w:del>
      <w:r>
        <w:rPr>
          <w:rFonts w:ascii="Arial" w:eastAsia="Arial" w:hAnsi="Arial" w:cs="Arial"/>
        </w:rPr>
        <w:t xml:space="preserve"> stable and persistent associative memory with </w:t>
      </w:r>
      <w:del w:id="22" w:author="gus hennings" w:date="2021-10-20T17:58:00Z">
        <w:r w:rsidDel="007E2F11">
          <w:rPr>
            <w:rFonts w:ascii="Arial" w:eastAsia="Arial" w:hAnsi="Arial" w:cs="Arial"/>
          </w:rPr>
          <w:delText xml:space="preserve">an </w:delText>
        </w:r>
      </w:del>
      <w:r>
        <w:rPr>
          <w:rFonts w:ascii="Arial" w:eastAsia="Arial" w:hAnsi="Arial" w:cs="Arial"/>
        </w:rPr>
        <w:t>objective behavioral correlate</w:t>
      </w:r>
      <w:ins w:id="23" w:author="gus hennings" w:date="2021-10-20T17:58:00Z">
        <w:r w:rsidR="007E2F11">
          <w:rPr>
            <w:rFonts w:ascii="Arial" w:eastAsia="Arial" w:hAnsi="Arial" w:cs="Arial"/>
          </w:rPr>
          <w:t>s</w:t>
        </w:r>
      </w:ins>
      <w:r>
        <w:rPr>
          <w:rFonts w:ascii="Arial" w:eastAsia="Arial" w:hAnsi="Arial" w:cs="Arial"/>
        </w:rPr>
        <w:t xml:space="preserve">. One of the most important discoveries in the neuroscience of associative learning </w:t>
      </w:r>
      <w:ins w:id="24" w:author="gus hennings" w:date="2021-10-20T18:00:00Z">
        <w:r w:rsidR="007E2F11">
          <w:rPr>
            <w:rFonts w:ascii="Arial" w:eastAsia="Arial" w:hAnsi="Arial" w:cs="Arial"/>
          </w:rPr>
          <w:t>was</w:t>
        </w:r>
      </w:ins>
      <w:ins w:id="25" w:author="gus hennings" w:date="2021-10-20T17:58:00Z">
        <w:r w:rsidR="007E2F11">
          <w:rPr>
            <w:rFonts w:ascii="Arial" w:eastAsia="Arial" w:hAnsi="Arial" w:cs="Arial"/>
          </w:rPr>
          <w:t xml:space="preserve"> </w:t>
        </w:r>
      </w:ins>
      <w:del w:id="26" w:author="gus hennings" w:date="2021-10-20T17:58:00Z">
        <w:r w:rsidDel="007E2F11">
          <w:rPr>
            <w:rFonts w:ascii="Arial" w:eastAsia="Arial" w:hAnsi="Arial" w:cs="Arial"/>
          </w:rPr>
          <w:delText xml:space="preserve">has been </w:delText>
        </w:r>
      </w:del>
      <w:r>
        <w:rPr>
          <w:rFonts w:ascii="Arial" w:eastAsia="Arial" w:hAnsi="Arial" w:cs="Arial"/>
        </w:rPr>
        <w:t xml:space="preserve">the localization </w:t>
      </w:r>
      <w:ins w:id="27" w:author="gus hennings" w:date="2021-10-20T17:58:00Z">
        <w:r w:rsidR="007E2F11">
          <w:rPr>
            <w:rFonts w:ascii="Arial" w:eastAsia="Arial" w:hAnsi="Arial" w:cs="Arial"/>
          </w:rPr>
          <w:t xml:space="preserve">of </w:t>
        </w:r>
      </w:ins>
      <w:del w:id="28" w:author="gus hennings" w:date="2021-10-20T17:58:00Z">
        <w:r w:rsidDel="007E2F11">
          <w:rPr>
            <w:rFonts w:ascii="Arial" w:eastAsia="Arial" w:hAnsi="Arial" w:cs="Arial"/>
          </w:rPr>
          <w:delText xml:space="preserve">of </w:delText>
        </w:r>
      </w:del>
      <w:r>
        <w:rPr>
          <w:rFonts w:ascii="Arial" w:eastAsia="Arial" w:hAnsi="Arial" w:cs="Arial"/>
        </w:rPr>
        <w:t xml:space="preserve">neural circuits </w:t>
      </w:r>
      <w:del w:id="29" w:author="gus hennings" w:date="2021-10-20T17:58:00Z">
        <w:r w:rsidR="007E4CF6" w:rsidDel="007E2F11">
          <w:rPr>
            <w:rFonts w:ascii="Arial" w:eastAsia="Arial" w:hAnsi="Arial" w:cs="Arial"/>
          </w:rPr>
          <w:delText xml:space="preserve">that are </w:delText>
        </w:r>
      </w:del>
      <w:r>
        <w:rPr>
          <w:rFonts w:ascii="Arial" w:eastAsia="Arial" w:hAnsi="Arial" w:cs="Arial"/>
        </w:rPr>
        <w:t>selective for the formation and retrieval of fear versus extinction</w:t>
      </w:r>
      <w:del w:id="30" w:author="gus hennings" w:date="2021-10-20T17:59:00Z">
        <w:r w:rsidDel="007E2F11">
          <w:rPr>
            <w:rFonts w:ascii="Arial" w:eastAsia="Arial" w:hAnsi="Arial" w:cs="Arial"/>
          </w:rPr>
          <w:delText xml:space="preserve"> memor</w:delText>
        </w:r>
        <w:r w:rsidR="007E4CF6" w:rsidDel="007E2F11">
          <w:rPr>
            <w:rFonts w:ascii="Arial" w:eastAsia="Arial" w:hAnsi="Arial" w:cs="Arial"/>
          </w:rPr>
          <w:delText>ies</w:delText>
        </w:r>
      </w:del>
      <w:r>
        <w:rPr>
          <w:rFonts w:ascii="Arial" w:eastAsia="Arial" w:hAnsi="Arial" w:cs="Arial"/>
        </w:rPr>
        <w:t xml:space="preserve">. In the MTL, sparse coding allows for fear and </w:t>
      </w:r>
      <w:r>
        <w:rPr>
          <w:rFonts w:ascii="Arial" w:eastAsia="Arial" w:hAnsi="Arial" w:cs="Arial"/>
        </w:rPr>
        <w:lastRenderedPageBreak/>
        <w:t>extinction to exist simultaneously in the same structures</w:t>
      </w:r>
      <w:r w:rsidR="0058502C">
        <w:rPr>
          <w:rFonts w:ascii="Arial" w:eastAsia="Arial" w:hAnsi="Arial" w:cs="Arial"/>
        </w:rPr>
        <w:t xml:space="preserve"> </w:t>
      </w:r>
      <w:r w:rsidR="0058502C">
        <w:rPr>
          <w:rFonts w:ascii="Arial" w:eastAsia="Arial" w:hAnsi="Arial" w:cs="Arial"/>
        </w:rPr>
        <w:fldChar w:fldCharType="begin"/>
      </w:r>
      <w:r w:rsidR="00C06015">
        <w:rPr>
          <w:rFonts w:ascii="Arial" w:eastAsia="Arial" w:hAnsi="Arial" w:cs="Arial"/>
        </w:rPr>
        <w:instrText xml:space="preserve"> ADDIN ZOTERO_ITEM CSL_CITATION {"citationID":"IJBvgJnO","properties":{"formattedCitation":"\\super 19,20\\nosupersub{}","plainCitation":"19,20","noteIndex":0},"citationItems":[{"id":931,"uris":["http://zotero.org/users/7734491/items/3SUS6J8A"],"uri":["http://zotero.org/users/7734491/items/3SUS6J8A"],"itemData":{"id":931,"type":"article-journal","abstract":"Memory retrieval involves the interaction between external sensory or internally generated cues and stored memory traces (or engrams) in a process termed ‘ecphory’. While ecphory has been examined in human cognitive neuroscience research, its neurobiological foundation is less understood. To the extent that ecphory involves ‘reawakening’ of engrams, leveraging recently developed technologies that can identify and manipulate engrams in rodents provides a fertile avenue for examining retrieval at the level of neuronal ensembles. Here we evaluate emerging neuroscientific research of this type, using cognitive theory as a guiding principle to organize and interpret initial findings. Our Review highlights the critical interaction between engrams and retrieval cues (environmental or artificial) for memory accessibility and retrieval success. These findings also highlight the intimate relationship between the mechanisms important in forming engrams and those important in their recovery, as captured in the cognitive notion of ‘encoding specificity’. Finally, we identify several questions that currently remain unanswered.","container-title":"Nature Neuroscience","DOI":"10.1038/s41593-019-0493-1","ISSN":"15461726","issue":"10","note":"PMID: 31551594\npublisher: Nature Publishing Group\nCitation Key: Frankland2019","page":"1576-1585","title":"The neurobiological foundation of memory retrieval","URL":"http://www.nature.com/articles/s41593-019-0493-1","volume":"22","author":[{"family":"Frankland","given":"Paul W."},{"family":"Josselyn","given":"Sheena A."},{"family":"Köhler","given":"Stefan"}],"accessed":{"date-parts":[["2019",10,17]]},"issued":{"date-parts":[["2019",10,24]]}}},{"id":1664,"uris":["http://zotero.org/users/7734491/items/P97U7YUN"],"uri":["http://zotero.org/users/7734491/items/P97U7YUN"],"itemData":{"id":1664,"type":"article-journal","abstract":"Many attempts have been made to localize the physical trace of a memory, or engram, in the brain. However, until recently, engrams have remained largely elusive. In this Review, we develop four defining criteria that enable us to critically assess the recent progress that has been made towards finding the engram. Recent ‘capture’ studies use novel approaches to tag populations of neurons that are active during memory encoding, thereby allowing these engram-associated neurons to be manipulated at later times. We propose that findings from these capture studies represent considerable progress in allowing us to observe, erase and express the engram.","container-title":"Nature Reviews Neuroscience","DOI":"10.1038/nrn4000","ISSN":"1471-003X, 1471-0048","issue":"9","journalAbbreviation":"Nat Rev Neurosci","language":"en","page":"521-534","source":"DOI.org (Crossref)","title":"Finding the engram","URL":"http://www.nature.com/articles/nrn4000","volume":"16","author":[{"family":"Josselyn","given":"Sheena A."},{"family":"Köhler","given":"Stefan"},{"family":"Frankland","given":"Paul W."}],"accessed":{"date-parts":[["2021",4,7]]},"issued":{"date-parts":[["2015",9]]}}}],"schema":"https://github.com/citation-style-language/schema/raw/master/csl-citation.json"} </w:instrText>
      </w:r>
      <w:r w:rsidR="0058502C">
        <w:rPr>
          <w:rFonts w:ascii="Arial" w:eastAsia="Arial" w:hAnsi="Arial" w:cs="Arial"/>
        </w:rPr>
        <w:fldChar w:fldCharType="separate"/>
      </w:r>
      <w:r w:rsidR="00C06015" w:rsidRPr="00C06015">
        <w:rPr>
          <w:rFonts w:ascii="Arial" w:hAnsi="Arial" w:cs="Arial"/>
          <w:szCs w:val="24"/>
          <w:vertAlign w:val="superscript"/>
        </w:rPr>
        <w:t>19,20</w:t>
      </w:r>
      <w:r w:rsidR="0058502C">
        <w:rPr>
          <w:rFonts w:ascii="Arial" w:eastAsia="Arial" w:hAnsi="Arial" w:cs="Arial"/>
        </w:rPr>
        <w:fldChar w:fldCharType="end"/>
      </w:r>
      <w:r>
        <w:rPr>
          <w:rFonts w:ascii="Arial" w:eastAsia="Arial" w:hAnsi="Arial" w:cs="Arial"/>
        </w:rPr>
        <w:t xml:space="preserve">, </w:t>
      </w:r>
      <w:ins w:id="31" w:author="gus hennings" w:date="2021-10-20T18:00:00Z">
        <w:r w:rsidR="007E2F11">
          <w:rPr>
            <w:rFonts w:ascii="Arial" w:eastAsia="Arial" w:hAnsi="Arial" w:cs="Arial"/>
          </w:rPr>
          <w:t xml:space="preserve">with a </w:t>
        </w:r>
      </w:ins>
      <w:del w:id="32" w:author="gus hennings" w:date="2021-10-20T18:00:00Z">
        <w:r w:rsidDel="007E2F11">
          <w:rPr>
            <w:rFonts w:ascii="Arial" w:eastAsia="Arial" w:hAnsi="Arial" w:cs="Arial"/>
          </w:rPr>
          <w:delText xml:space="preserve">while a </w:delText>
        </w:r>
      </w:del>
      <w:r>
        <w:rPr>
          <w:rFonts w:ascii="Arial" w:eastAsia="Arial" w:hAnsi="Arial" w:cs="Arial"/>
        </w:rPr>
        <w:t xml:space="preserve">more stark division </w:t>
      </w:r>
      <w:del w:id="33" w:author="gus hennings" w:date="2021-10-20T18:00:00Z">
        <w:r w:rsidDel="007E2F11">
          <w:rPr>
            <w:rFonts w:ascii="Arial" w:eastAsia="Arial" w:hAnsi="Arial" w:cs="Arial"/>
          </w:rPr>
          <w:delText xml:space="preserve">exists </w:delText>
        </w:r>
      </w:del>
      <w:r>
        <w:rPr>
          <w:rFonts w:ascii="Arial" w:eastAsia="Arial" w:hAnsi="Arial" w:cs="Arial"/>
        </w:rPr>
        <w:t>in the mPFC. The prelimbic cortex</w:t>
      </w:r>
      <w:ins w:id="34" w:author="gus hennings" w:date="2021-10-20T18:00:00Z">
        <w:r w:rsidR="007E2F11">
          <w:rPr>
            <w:rFonts w:ascii="Arial" w:eastAsia="Arial" w:hAnsi="Arial" w:cs="Arial"/>
          </w:rPr>
          <w:t xml:space="preserve"> (PL)</w:t>
        </w:r>
      </w:ins>
      <w:r>
        <w:rPr>
          <w:rFonts w:ascii="Arial" w:eastAsia="Arial" w:hAnsi="Arial" w:cs="Arial"/>
        </w:rPr>
        <w:t xml:space="preserve">, homologous to the human dorsal anterior cingulate cortex (dACC), is activated during learning and retrieval of fear associations </w:t>
      </w:r>
      <w:r w:rsidR="0058502C">
        <w:rPr>
          <w:rFonts w:ascii="Arial" w:eastAsia="Arial" w:hAnsi="Arial" w:cs="Arial"/>
        </w:rPr>
        <w:fldChar w:fldCharType="begin"/>
      </w:r>
      <w:r w:rsidR="00C06015">
        <w:rPr>
          <w:rFonts w:ascii="Arial" w:eastAsia="Arial" w:hAnsi="Arial" w:cs="Arial"/>
        </w:rPr>
        <w:instrText xml:space="preserve"> ADDIN ZOTERO_ITEM CSL_CITATION {"citationID":"5pK08pCa","properties":{"formattedCitation":"\\super 21\\uc0\\u8211{}23\\nosupersub{}","plainCitation":"21–23","noteIndex":0},"citationItems":[{"id":1392,"uris":["http://zotero.org/users/7734491/items/HM7S4AIU"],"uri":["http://zotero.org/users/7734491/items/HM7S4AIU"],"itemData":{"id":1392,"type":"article-journal","abstract":"During auditory fear conditioning, it is well established that lateral amygdala (LA) neurons potentiate their response to the tone conditioned stimulus, and that this potentiation is required for conditioned fear behavior. Conditioned tone responses in LA, however, last only a few hundred milliseconds and cannot be responsible for sustained fear responses to a tone lasting tens of seconds. Recent evidence from inactivation and stimulation studies suggests that the prelimbic (PL) prefrontal cortex is necessary for expression of learned fears, but the timing of PL tone responses and correlations with fear behavior have not been studied. Using multichannel unit recording techniques in behaving rats,weobserved sustained conditioned tone responses in PL that were correlated with freezing behavior on a second-to-second basis during the presentation of a 30 s tone. PL tone responses were also correlated with conditioned freezing across different experimental phases (habituation, conditioning, extinction). Moreover, the persistence of PL responses after extinction training was associated with failure to express extinction memory. Together with previous inactivation findings, the present results suggest that PL transforms transient amygdala inputs to a sustained output that drives conditioned fear responses and gates the expression of extinction. Given the relatively long latency of conditioned responses we observed in PL (</w:instrText>
      </w:r>
      <w:r w:rsidR="00C06015">
        <w:rPr>
          <w:rFonts w:ascii="Cambria Math" w:eastAsia="Arial" w:hAnsi="Cambria Math" w:cs="Cambria Math"/>
        </w:rPr>
        <w:instrText>∼</w:instrText>
      </w:r>
      <w:r w:rsidR="00C06015">
        <w:rPr>
          <w:rFonts w:ascii="Arial" w:eastAsia="Arial" w:hAnsi="Arial" w:cs="Arial"/>
        </w:rPr>
        <w:instrText xml:space="preserve">100 ms after tone onset), we propose that PL integrates inputs from the amygdala, hippocampus, and other cortical sources to regulate the expression of fear memories. Copyright © 2009 Society for Neuroscience.","container-title":"Journal of Neuroscience","DOI":"10.1523/JNEUROSCI.0378-09.2009","ISSN":"02706474","issue":"26","note":"PMID: 19571138","page":"8474-8482","title":"Sustained conditioned responses in prelimbic prefrontal neurons are correlated with fear expression and extinction failure","volume":"29","author":[{"family":"Burgos-Robles","given":"Anthony"},{"family":"Vidal-Gonzalez","given":"Ivan"},{"family":"Quirk","given":"Gregory J"}],"accessed":{"date-parts":[["2020",11,10]]},"issued":{"date-parts":[["2009"]]}}},{"id":1711,"uris":["http://zotero.org/users/7734491/items/RR5VDWQW"],"uri":["http://zotero.org/users/7734491/items/RR5VDWQW"],"itemData":{"id":1711,"type":"article-journal","abstract":"Little is known about the mechanisms underlying the orchestration of competing motivational drives. During the simultaneous presentation of cues associated with shock or sucrose, when rats may engage in fear- or reward-related behaviors, amygdala neurons projecting to prefrontal cortex more accurately predict behavioral output and bias animals toward fear-related behavior.","container-title":"Nature Neuroscience","DOI":"10.1038/nn.4553","ISSN":"1546-1726","issue":"6","language":"en","note":"number: 6\npublisher: Nature Publishing Group","page":"824-835","source":"www-nature-com.ezproxy.lib.utexas.edu","title":"Amygdala inputs to prefrontal cortex guide behavior amid conflicting cues of reward and punishment","URL":"http://www.nature.com/articles/nn.4553","volume":"20","author":[{"family":"Burgos-Robles","given":"Anthony"},{"family":"Kimchi","given":"Eyal Y."},{"family":"Izadmehr","given":"Ehsan M."},{"family":"Porzenheim","given":"Mary Jane"},{"family":"Ramos-Guasp","given":"William A."},{"family":"Nieh","given":"Edward H."},{"family":"Felix-Ortiz","given":"Ada C."},{"family":"Namburi","given":"Praneeth"},{"family":"Leppla","given":"Christopher A."},{"family":"Presbrey","given":"Kara N."},{"family":"Anandalingam","given":"Kavitha K."},{"family":"Pagan-Rivera","given":"Pablo A."},{"family":"Anahtar","given":"Melodi"},{"family":"Beyeler","given":"Anna"},{"family":"Tye","given":"Kay M."}],"accessed":{"date-parts":[["2021",4,17]]},"issued":{"date-parts":[["2017",6]]}}},{"id":1394,"uris":["http://zotero.org/users/7734491/items/YR3F7UXZ"],"uri":["http://zotero.org/users/7734491/items/YR3F7UXZ"],"itemData":{"id":1394,"type":"article-journal","abstract":"The prefrontal cortex (PFC) regulates emotional responses, but it is unclear how PFC integrates diverse inputs to select the appropriate response. We therefore evaluated the contribution of basolateral amygdala (BLA) and ventral hippocampus (vHPC) inputs to fear signaling in the prelimbic (PL) cortex, a PFC region critical for the expression of conditioned fear. In conditioned rats trained to press for food, BLA inactivation decreased the activity of projection cells in PL, and reduced PL conditioned tone responses. In contrast, vHPC inactivation decreased activity of interneurons in PL and increased PL conditioned tone responses. Consistent with hippocampal gating of fear after extinction, vHPC inactivation increased fear and PL pyramidal activity in extinguished, but not in conditioned, rats. These results suggest a prefrontal circuit whereby hippocampus gates amygdala-based fear. Thus, deficient hippocampal inhibition of PFC may underlie emotional disorders, especially in light of reduced hippocampal volume observed in depression and PTSD.","container-title":"Neuron","DOI":"10.1016/j.neuron.2012.09.028","ISSN":"08966273","issue":"4","note":"PMID: 23177964\npublisher: Elsevier","page":"804-812","title":"Gating of Fear in Prelimbic Cortex by Hippocampal and Amygdala Inputs","URL":"http://www.cell.com.ezproxy.lib.utexas.edu/article/S0896627312008811/fulltext","volume":"76","author":[{"family":"Sotres-Bayon","given":"Francisco"},{"family":"Sierra-Mercado","given":"Demetrio"},{"family":"Pardilla-Delgado","given":"Enmanuelle"},{"family":"Quirk","given":"Gregory J."}],"accessed":{"date-parts":[["2020",11,10]]},"issued":{"date-parts":[["2012",11,21]]}}}],"schema":"https://github.com/citation-style-language/schema/raw/master/csl-citation.json"} </w:instrText>
      </w:r>
      <w:r w:rsidR="0058502C">
        <w:rPr>
          <w:rFonts w:ascii="Arial" w:eastAsia="Arial" w:hAnsi="Arial" w:cs="Arial"/>
        </w:rPr>
        <w:fldChar w:fldCharType="separate"/>
      </w:r>
      <w:r w:rsidR="00C06015" w:rsidRPr="00C06015">
        <w:rPr>
          <w:rFonts w:ascii="Arial" w:hAnsi="Arial" w:cs="Arial"/>
          <w:szCs w:val="24"/>
          <w:vertAlign w:val="superscript"/>
        </w:rPr>
        <w:t>21–23</w:t>
      </w:r>
      <w:r w:rsidR="0058502C">
        <w:rPr>
          <w:rFonts w:ascii="Arial" w:eastAsia="Arial" w:hAnsi="Arial" w:cs="Arial"/>
        </w:rPr>
        <w:fldChar w:fldCharType="end"/>
      </w:r>
      <w:r>
        <w:rPr>
          <w:rFonts w:ascii="Arial" w:eastAsia="Arial" w:hAnsi="Arial" w:cs="Arial"/>
        </w:rPr>
        <w:t>, whereas the infralimbic cortex</w:t>
      </w:r>
      <w:ins w:id="35" w:author="gus hennings" w:date="2021-10-20T18:00:00Z">
        <w:r w:rsidR="007E2F11">
          <w:rPr>
            <w:rFonts w:ascii="Arial" w:eastAsia="Arial" w:hAnsi="Arial" w:cs="Arial"/>
          </w:rPr>
          <w:t xml:space="preserve"> (IL)</w:t>
        </w:r>
      </w:ins>
      <w:r>
        <w:rPr>
          <w:rFonts w:ascii="Arial" w:eastAsia="Arial" w:hAnsi="Arial" w:cs="Arial"/>
        </w:rPr>
        <w:t>, homologous to the human ventromedial PFC (vmPFC), is a critical site of extinction memory formation and retrieval</w:t>
      </w:r>
      <w:r w:rsidR="0058502C">
        <w:rPr>
          <w:rFonts w:ascii="Arial" w:eastAsia="Arial" w:hAnsi="Arial" w:cs="Arial"/>
        </w:rPr>
        <w:t xml:space="preserve"> </w:t>
      </w:r>
      <w:r w:rsidR="0058502C">
        <w:rPr>
          <w:rFonts w:ascii="Arial" w:eastAsia="Arial" w:hAnsi="Arial" w:cs="Arial"/>
        </w:rPr>
        <w:fldChar w:fldCharType="begin"/>
      </w:r>
      <w:r w:rsidR="00C06015">
        <w:rPr>
          <w:rFonts w:ascii="Arial" w:eastAsia="Arial" w:hAnsi="Arial" w:cs="Arial"/>
        </w:rPr>
        <w:instrText xml:space="preserve"> ADDIN ZOTERO_ITEM CSL_CITATION {"citationID":"YmVHElFT","properties":{"formattedCitation":"\\super 24\\uc0\\u8211{}26\\nosupersub{}","plainCitation":"24–26","noteIndex":0},"citationItems":[{"id":737,"uris":["http://zotero.org/users/7734491/items/DJQTR5AX"],"uri":["http://zotero.org/users/7734491/items/DJQTR5AX"],"itemData":{"id":737,"type":"article-journal","abstract":"Previous rodent studies have implicated the infralimbic (IL) subregion of the medial prefrontal cortex in extinction of auditory fear conditioning. However, these studies used pharmacological inactivation or electrical stimulation techniques, which lack temporal precision and neuronal specificity. Here, we used an optogenetic approach to either activate (with channelrhodopsin) or silence (with halorhodopsin) glutamatergic IL neurons during conditioned tones delivered in one of two phases: extinction training or extinction retrieval. Activating IL neurons during extinction training reduced fear expression and strengthened extinction memory the following day. Silencing IL neurons during extinction training had no effect on within-session extinction, but impaired the retrieval of extinction the following day, indicating that IL activity during extinction tones is necessary for the formation of extinction memory. Surprisingly, however, silencing IL neurons optogenetically or pharmacologically during the retrieval of extinction 1 day or 1 week following extinction training had no effect. Our findings suggest that IL activity during extinction training likely facilitates storage of extinction in target structures, but contrary to current models, IL activity does not appear to be necessary for retrieval of extinction memory.","container-title":"Journal of Neuroscience","DOI":"10.1523/JNEUROSCI.3137-14.2015","ISSN":"15292401","issue":"8","note":"Citation Key: Do-Monte2015","page":"3607-3615","title":"Revisiting the role of infralimbic cortex in fear extinction with optogenetics","volume":"35","author":[{"family":"Do-Monte","given":"Fabricio H"},{"family":"Manzano-Nieves","given":"Gabriela"},{"family":"Quiñones-Laracuente","given":"Kelvin"},{"family":"Ramos-Medina","given":"Liorimar"},{"family":"Quirk","given":"Gregory J."}],"accessed":{"date-parts":[["2018",6,20]]},"issued":{"date-parts":[["2015"]]}}},{"id":1390,"uris":["http://zotero.org/users/7734491/items/6AKVEW9V"],"uri":["http://zotero.org/users/7734491/items/6AKVEW9V"],"itemData":{"id":1390,"type":"article-journal","abstract":"Fear-related disorders are thought to reflect strong and persistent fear memories. The basolateral amygdala (BLA) and the medial prefrontal cortex (mPFC) form strong reciprocal synaptic connections that play a key role in acquisition and extinction of fear memories. While synaptic contacts of BLA cells onto mPFC neurons are likely to play a crucial role in this process, the BLA connects with several additional nuclei within the fear circuit that could relay fear-associated information to the mPFC, and the contribution of direct monosynaptic BLA-mPFC inputs is not yet clear. Here we establish an optogenetic stimulation protocol that induces synaptic depression in BLA-mPFC synapses. In behaving mice, optogenetic high-frequency stimulation of BLA inputs to mPFC interfered with retention of cued associations, attenuated previously acquired cue-associated responses in mPFC neurons and facilitated extinction. Our findings demonstrate the contribution of BLA inputs to mPFC in forming and maintaining cued fear associations.","container-title":"Nature Neuroscience","DOI":"10.1038/nn.4523","ISSN":"15461726","issue":"6","note":"PMID: 28288126\npublisher: Nature Publishing Group","page":"836-844","title":"Manipulating fear associations via optogenetic modulation of amygdala inputs to prefrontal cortex","URL":"https://www-nature-com.ezproxy.lib.utexas.edu/articles/nn.4523","volume":"20","author":[{"family":"Klavir","given":"Oded"},{"family":"Prigge","given":"Matthias"},{"family":"Sarel","given":"Ayelet"},{"family":"Paz","given":"Rony"},{"family":"Yizhar","given":"Ofer"}],"accessed":{"date-parts":[["2020",11,10]]},"issued":{"date-parts":[["2017",6,1]]}}},{"id":794,"uris":["http://zotero.org/users/7734491/items/EW62X95B"],"uri":["http://zotero.org/users/7734491/items/EW62X95B"],"itemData":{"id":794,"type":"article-journal","abstract":"Conditioned fear responses to a tone previously paired with a shock diminish if the tone is repeatedly presented without the shock, a process known as extinction. Since Pavlov it has been hypothesized that extinction does not erase conditioning, but forms a new memory. Destruction of the ventral medial prefrontal cortex, which consists of infralimbic and prelimbic cortices, blocks recall of fear extinction indicating that medial prefrontal cortex might store long-term extinction memory. Here we show that infralimbic neurons recorded during fear conditioning and extinction fire to the tone only when rats are recalling extinction on the following day. Rats that froze the least showed the greatest increase in infralimbic tone responses. We also show that conditioned tones paired with brief electrical stimulation of infralimbic cortex elicit low freezing in rats that had not been extinguished. Thus, stimulation resembling extinction-induced infralimbic tone responses is able to simulate extinction memory. We suggest that consolidation of extinction learning potentiates infralimbic activity, which inhibits fear during subsequent encounters with fear stimuli.","container-title":"Nature","DOI":"10.1038/nature01138","ISSN":"00280836","issue":"6911","note":"PMID: 12422216\npublisher: Nature Publishing Group\nCitation Key: Milad2002\nISBN: 0028-0836 (Print)\\n0028-0836 (Linking)","page":"70-74","title":"Neurons in medial prefrontal cortex signal memory for fear extinction","URL":"http://www.nature.com/articles/nature01138","volume":"420","author":[{"family":"Milad","given":"Mohammed R."},{"family":"Quirk","given":"Gregory J."}],"accessed":{"date-parts":[["2018",5,3]]},"issued":{"date-parts":[["2002",11,7]]}}}],"schema":"https://github.com/citation-style-language/schema/raw/master/csl-citation.json"} </w:instrText>
      </w:r>
      <w:r w:rsidR="0058502C">
        <w:rPr>
          <w:rFonts w:ascii="Arial" w:eastAsia="Arial" w:hAnsi="Arial" w:cs="Arial"/>
        </w:rPr>
        <w:fldChar w:fldCharType="separate"/>
      </w:r>
      <w:r w:rsidR="00C06015" w:rsidRPr="00C06015">
        <w:rPr>
          <w:rFonts w:ascii="Arial" w:hAnsi="Arial" w:cs="Arial"/>
          <w:szCs w:val="24"/>
          <w:vertAlign w:val="superscript"/>
        </w:rPr>
        <w:t>24–26</w:t>
      </w:r>
      <w:r w:rsidR="0058502C">
        <w:rPr>
          <w:rFonts w:ascii="Arial" w:eastAsia="Arial" w:hAnsi="Arial" w:cs="Arial"/>
        </w:rPr>
        <w:fldChar w:fldCharType="end"/>
      </w:r>
      <w:r>
        <w:rPr>
          <w:rFonts w:ascii="Arial" w:eastAsia="Arial" w:hAnsi="Arial" w:cs="Arial"/>
        </w:rPr>
        <w:t xml:space="preserve">. These areas interact dynamically with the amygdala and hippocampus to either express or suppress conditioned fear </w:t>
      </w:r>
      <w:r w:rsidR="0058502C">
        <w:rPr>
          <w:rFonts w:ascii="Arial" w:eastAsia="Arial" w:hAnsi="Arial" w:cs="Arial"/>
        </w:rPr>
        <w:fldChar w:fldCharType="begin"/>
      </w:r>
      <w:r w:rsidR="00C06015">
        <w:rPr>
          <w:rFonts w:ascii="Arial" w:eastAsia="Arial" w:hAnsi="Arial" w:cs="Arial"/>
        </w:rPr>
        <w:instrText xml:space="preserve"> ADDIN ZOTERO_ITEM CSL_CITATION {"citationID":"urj45sWA","properties":{"formattedCitation":"\\super 10,27\\nosupersub{}","plainCitation":"10,27","noteIndex":0},"citationItems":[{"id":821,"uris":["http://zotero.org/users/7734491/items/8AQ4CV3U"],"uri":["http://zotero.org/users/7734491/items/8AQ4CV3U"],"itemData":{"id":821,"type":"article-journal","abstract":"The medial prefrontal cortex (mPFC) has been implicated in the extinction of emotional memories, including conditioned fear. We found that ventral hippocampal (vHPC) projections to the infralimbic (IL) cortex recruited parvalbumin-expressing interneurons to counter the expression of extinguished fear and promote fear relapse. Whole-cell recordings ex vivo revealed that optogenetic activation of vHPC input to amygdala-projecting pyramidal neurons in the IL was dominated by feed-forward inhibition. Selectively silencing parvalbumin-expressing, but not somatostatin-expressing, interneurons in the IL eliminated vHPC-mediated inhibition. In behaving rats, pharmacogenetic activation of vHPC→IL projections impaired extinction recall, whereas silencing IL projectors diminished fear renewal. Intra-IL infusion of GABA receptor agonists or antagonists, respectively, reproduced these effects. Together, our findings describe a previously unknown circuit mechanism for the contextual control of fear, and indicate that vHPC-mediated inhibition of IL is an essential neural substrate for fear relapse.","container-title":"Nature Neuroscience","DOI":"10.1038/s41593-018-0073-9","ISSN":"15461726","issue":"3","note":"PMID: 29403033\nCitation Key: Marek2018\nISBN: 4159301800","page":"384-392","title":"Hippocampus-driven feed-forward inhibition of the prefrontal cortex mediates relapse of extinguished fear","volume":"21","author":[{"family":"Marek","given":"Roger"},{"family":"Jin","given":"Jingji"},{"family":"Goode","given":"Travis D."},{"family":"Giustino","given":"Thomas F."},{"family":"Wang","given":"Qian"},{"family":"Acca","given":"Gillian M."},{"family":"Holehonnur","given":"Roopashri"},{"family":"Ploski","given":"Jonathan E."},{"family":"Fitzgerald","given":"Paul J."},{"family":"Lynagh","given":"Timothy"},{"family":"Lynch","given":"Joseph W."},{"family":"Maren","given":"Stephen"},{"family":"Sah","given":"Pankaj"}],"accessed":{"date-parts":[["2018",5,2]]},"issued":{"date-parts":[["2018"]]}}},{"id":1029,"uris":["http://zotero.org/users/7734491/items/24XSDRCN"],"uri":["http://zotero.org/users/7734491/items/24XSDRCN"],"itemData":{"id":1029,"type":"article-journal","abstract":"Memories are acquired and encoded within large-scale neuronal networks spanning different brain areas. The anatomical and functional specificity of such long-range interactions and their role in learning is poorly understood. The amygdala and the medial prefrontal cortex (mPFC) are interconnected brain structures involved in the extinction of conditioned fear. Here, we show that a defined subpopulation of basal amygdala (BA) projection neurons targeting the prelimbic (PL) subdivision of mPFC is active during states of high fear, whereas BA neurons targeting the infralimbic (IL) subdivision are recruited, and exhibit cell-type-specific plasticity, during fear extinction. Pathway-specific optogenetic manipulations demonstrate that the activity balance between pathways is causally involved in fear extinction. Together, our findings demonstrate that, although intermingled locally, long-range connectivity defines distinct subpopulations of amygdala projection neurons and indicate that the formation of long-term extinction memories depends on the balance of activity between two defined amygdala-prefrontal pathways. © 2014 Elsevier Inc.","container-title":"Neuron","DOI":"10.1016/j.neuron.2013.11.006","ISSN":"08966273","issue":"2","note":"PMID: 24462103\nCitation Key: Senn2014","page":"428-437","title":"Long-range connectivity defines behavioral specificity of amygdala neurons","URL":"https://linkinghub.elsevier.com/retrieve/pii/S0896627313010404","volume":"81","author":[{"family":"Senn","given":"Verena"},{"family":"Wolff","given":"Steffen B.E."},{"family":"Herry","given":"Cyril"},{"family":"Grenier","given":"François"},{"family":"Ehrlich","given":"Ingrid"},{"family":"Gründemann","given":"Jan"},{"family":"Fadok","given":"Jonathan P."},{"family":"Müller","given":"Christian"},{"family":"Letzkus","given":"Johannes J."},{"family":"Lüthi","given":"Andreas"}],"accessed":{"date-parts":[["2019",5,6]]},"issued":{"date-parts":[["2014",1]]}}}],"schema":"https://github.com/citation-style-language/schema/raw/master/csl-citation.json"} </w:instrText>
      </w:r>
      <w:r w:rsidR="0058502C">
        <w:rPr>
          <w:rFonts w:ascii="Arial" w:eastAsia="Arial" w:hAnsi="Arial" w:cs="Arial"/>
        </w:rPr>
        <w:fldChar w:fldCharType="separate"/>
      </w:r>
      <w:r w:rsidR="00C06015" w:rsidRPr="00C06015">
        <w:rPr>
          <w:rFonts w:ascii="Arial" w:hAnsi="Arial" w:cs="Arial"/>
          <w:szCs w:val="24"/>
          <w:vertAlign w:val="superscript"/>
        </w:rPr>
        <w:t>10,27</w:t>
      </w:r>
      <w:r w:rsidR="0058502C">
        <w:rPr>
          <w:rFonts w:ascii="Arial" w:eastAsia="Arial" w:hAnsi="Arial" w:cs="Arial"/>
        </w:rPr>
        <w:fldChar w:fldCharType="end"/>
      </w:r>
      <w:r>
        <w:rPr>
          <w:rFonts w:ascii="Arial" w:eastAsia="Arial" w:hAnsi="Arial" w:cs="Arial"/>
        </w:rPr>
        <w:t xml:space="preserve">. </w:t>
      </w:r>
    </w:p>
    <w:p w14:paraId="556A6EBA" w14:textId="6F5B0378" w:rsidR="000F625B" w:rsidRDefault="00B06370">
      <w:pPr>
        <w:spacing w:line="480" w:lineRule="auto"/>
        <w:ind w:firstLine="720"/>
        <w:jc w:val="both"/>
        <w:rPr>
          <w:rFonts w:ascii="Arial" w:eastAsia="Arial" w:hAnsi="Arial" w:cs="Arial"/>
        </w:rPr>
      </w:pPr>
      <w:r>
        <w:rPr>
          <w:rFonts w:ascii="Arial" w:eastAsia="Arial" w:hAnsi="Arial" w:cs="Arial"/>
        </w:rPr>
        <w:t>Human neuroimaging has successfully translated evidence from rodents that the dACC is among the most consistently active regions during fear conditioning</w:t>
      </w:r>
      <w:r w:rsidR="0058502C">
        <w:rPr>
          <w:rFonts w:ascii="Arial" w:eastAsia="Arial" w:hAnsi="Arial" w:cs="Arial"/>
        </w:rPr>
        <w:t xml:space="preserve"> </w:t>
      </w:r>
      <w:r w:rsidR="0058502C">
        <w:rPr>
          <w:rFonts w:ascii="Arial" w:eastAsia="Arial" w:hAnsi="Arial" w:cs="Arial"/>
        </w:rPr>
        <w:fldChar w:fldCharType="begin"/>
      </w:r>
      <w:r w:rsidR="00C06015">
        <w:rPr>
          <w:rFonts w:ascii="Arial" w:eastAsia="Arial" w:hAnsi="Arial" w:cs="Arial"/>
        </w:rPr>
        <w:instrText xml:space="preserve"> ADDIN ZOTERO_ITEM CSL_CITATION {"citationID":"reIE9NJH","properties":{"formattedCitation":"\\super 13,28\\nosupersub{}","plainCitation":"13,28","noteIndex":0},"citationItems":[{"id":428,"uris":["http://zotero.org/users/7734491/items/SG8I7DPZ"],"uri":["http://zotero.org/users/7734491/items/SG8I7DPZ"],"itemData":{"id":428,"type":"article-journal","abstract":"Classical Pavlovian fear conditioning remains the most widely employed experimental model of fear and anxiety, and continues to inform contemporary pathophysiological accounts of clinical anxiety disorders. Despite its widespread application in human and animal studies, the neurobiological basis of fear conditioning remains only partially understood. Here we provide a comprehensive meta-analysis of human fear-conditioning studies carried out with functional magnetic resonance imaging (fMRI), yielding a pooled sample of 677 participants from 27 independent studies. As a distinguishing feature of this meta-analysis, original statistical brain maps were obtained from the authors of 13 of these studies. Our primary analyses demonstrate that human fear conditioning is associated with a consistent and robust pattern of neural activation across a hypothesized genuine network of brain regions resembling existing anatomical descriptions of the 'central autonomic–interoceptive network'. This finding is discussed with a particular emphasis on the neural substrates of conscious fear processing. Our associated meta-analysis of functional deactivations —a scarcely addressed dynamic in fMRI fear-conditioning studies—also suggests the existence of a coordinated brain response potentially underlying the 'safety signal' (that is, non-threat) processing. We attempt to provide an integrated summary on these findings with the view that they may inform ongoing studies of fear-conditioning processes both in healthy and clinical populations, as investigated with neuroimaging and other experimental approaches.","container-title":"Molecular Psychiatry","DOI":"10.1038/mp.2015.88","ISSN":"14765578","issue":"4","note":"PMID: 26122585\nCitation Key: Fullana2016\nISBN: 1359-4184","page":"500-508","title":"Neural signatures of human fear conditioning: An updated and extended meta-analysis of fMRI studies","URL":"http://www.nature.com/doifinder/10.1038/mp.2015.88","volume":"21","author":[{"family":"Fullana","given":"Miquel A."},{"family":"Harrison","given":"B. J."},{"family":"Soriano-Mas","given":"C."},{"family":"Vervliet","given":"B."},{"family":"Cardoner","given":"N."},{"family":"Àvila-Parcet","given":"A."},{"family":"Radua","given":"J."}],"accessed":{"date-parts":[["2017",10,31]]},"issued":{"date-parts":[["2016"]]}}},{"id":786,"uris":["http://zotero.org/users/7734491/items/BQBV62Y9"],"uri":["http://zotero.org/users/7734491/items/BQBV62Y9"],"itemData":{"id":786,"type":"article-journal","abstract":"Background: Rodent studies implicate the prelimbic (PL) region of the medial prefrontal cortex in the expression of conditioned fear. Human studies suggest that the dorsal anterior cingulate cortex (dACC) plays a role similar to PL in mediating or modulating fear responses. This study examined the role of dACC during fear conditioning in healthy humans with magnetic resonance imaging (MRI). Methods: Novel analyses were conducted on data from two cohorts that had previously undergone scanning to study fear extinction. Structural and functional brain data were acquired with MRI; the functional MRI (fMRI) component employed an event-related design. Skin conductance response (SCR) was the index of conditioned responses. Results: We found that: 1) cortical thickness within dACC is positively correlated with SCR during conditioning; 2) dACC is activated by a conditioned fear stimulus; and 3) this activation is positively correlated with differential SCR. Moreover, the dACC region implicated in this research corresponds to the target of anterior cingulotomy, an ablative surgical treatment for patients with mood and anxiety disorders. Conclusions: Convergent structural, functional, and lesion findings from separate groups of subjects suggest that dACC mediates or modulates fear expression in humans. Collectively, these data implicate this territory as a potential target for future anti-anxiety therapies. © 2007 Society of Biological Psychiatry.","container-title":"Biological Psychiatry","DOI":"10.1016/j.biopsych.2007.04.032","ISSN":"00063223","issue":"10","note":"Citation Key: Milad2007","page":"1191-1194","title":"A Role for the Human Dorsal Anterior Cingulate Cortex in Fear Expression","volume":"62","author":[{"family":"Milad","given":"Mohammed R."},{"family":"Quirk","given":"Gregory J."},{"family":"Pitman","given":"Roger K"},{"family":"Orr","given":"Scott P"},{"family":"Fischl","given":"Bruce"},{"family":"Rauch","given":"Scott L"}],"accessed":{"date-parts":[["2018",5,3]]},"issued":{"date-parts":[["2007"]]}}}],"schema":"https://github.com/citation-style-language/schema/raw/master/csl-citation.json"} </w:instrText>
      </w:r>
      <w:r w:rsidR="0058502C">
        <w:rPr>
          <w:rFonts w:ascii="Arial" w:eastAsia="Arial" w:hAnsi="Arial" w:cs="Arial"/>
        </w:rPr>
        <w:fldChar w:fldCharType="separate"/>
      </w:r>
      <w:r w:rsidR="00C06015" w:rsidRPr="00C06015">
        <w:rPr>
          <w:rFonts w:ascii="Arial" w:hAnsi="Arial" w:cs="Arial"/>
          <w:szCs w:val="24"/>
          <w:vertAlign w:val="superscript"/>
        </w:rPr>
        <w:t>13,28</w:t>
      </w:r>
      <w:r w:rsidR="0058502C">
        <w:rPr>
          <w:rFonts w:ascii="Arial" w:eastAsia="Arial" w:hAnsi="Arial" w:cs="Arial"/>
        </w:rPr>
        <w:fldChar w:fldCharType="end"/>
      </w:r>
      <w:r>
        <w:rPr>
          <w:rFonts w:ascii="Arial" w:eastAsia="Arial" w:hAnsi="Arial" w:cs="Arial"/>
        </w:rPr>
        <w:t>. However, it is far less clear in humans whether this region is also the site of long-term storage and retrieval of</w:t>
      </w:r>
      <w:del w:id="36" w:author="gus hennings" w:date="2021-10-20T18:03:00Z">
        <w:r w:rsidDel="007E2F11">
          <w:rPr>
            <w:rFonts w:ascii="Arial" w:eastAsia="Arial" w:hAnsi="Arial" w:cs="Arial"/>
          </w:rPr>
          <w:delText xml:space="preserve"> the</w:delText>
        </w:r>
      </w:del>
      <w:r>
        <w:rPr>
          <w:rFonts w:ascii="Arial" w:eastAsia="Arial" w:hAnsi="Arial" w:cs="Arial"/>
        </w:rPr>
        <w:t xml:space="preserve"> acquired fear memories. Moreover, neuroimaging evidence of vmPFC involvement in extinction</w:t>
      </w:r>
      <w:r>
        <w:rPr>
          <w:rFonts w:ascii="Arial" w:eastAsia="Arial" w:hAnsi="Arial" w:cs="Arial"/>
          <w:b/>
          <w:i/>
        </w:rPr>
        <w:t xml:space="preserve"> </w:t>
      </w:r>
      <w:r>
        <w:rPr>
          <w:rFonts w:ascii="Arial" w:eastAsia="Arial" w:hAnsi="Arial" w:cs="Arial"/>
        </w:rPr>
        <w:t xml:space="preserve">is surprisingly scant. </w:t>
      </w:r>
      <w:r w:rsidR="001C2C19">
        <w:rPr>
          <w:rFonts w:ascii="Arial" w:eastAsia="Arial" w:hAnsi="Arial" w:cs="Arial"/>
        </w:rPr>
        <w:t xml:space="preserve">While some studies have been able to show a role for the vmPFC </w:t>
      </w:r>
      <w:r w:rsidR="001C2C19">
        <w:rPr>
          <w:rFonts w:ascii="Arial" w:eastAsia="Arial" w:hAnsi="Arial" w:cs="Arial"/>
        </w:rPr>
        <w:fldChar w:fldCharType="begin"/>
      </w:r>
      <w:r w:rsidR="00C06015">
        <w:rPr>
          <w:rFonts w:ascii="Arial" w:eastAsia="Arial" w:hAnsi="Arial" w:cs="Arial"/>
        </w:rPr>
        <w:instrText xml:space="preserve"> ADDIN ZOTERO_ITEM CSL_CITATION {"citationID":"Csr3FIkL","properties":{"formattedCitation":"\\super 12,14,29,30\\nosupersub{}","plainCitation":"12,14,29,30","noteIndex":0},"citationItems":[{"id":718,"uris":["http://zotero.org/users/7734491/items/2EPTLAE2"],"uri":["http://zotero.org/users/7734491/items/2EPTLAE2"],"itemData":{"id":718,"type":"article-journal","abstract":"Human functional magnetic resonance imaging (fMRI) studies suggest that the ventromedial prefrontal cortex (vmPFC) contributes to the learned discrimination of threat and safety signals, although its precise contribution to these processes remains unclear. One hypothesis is that the vmPFC supports the positive affective processing of safety signals linked to their implicit stress-relieving properties. We set out to test this hypothesis and to examine the specificity of vmPFC responses to safety signal processing versus its high level of ‘default mode’ activity. Sixty participants completed an fMRI conditioning task that involved the generation of a conditioned threat (CS+) and safety (CS-) signal following the completion of a pre-conditioning baseline. Confirming past findings, activation of the vmPFC and other midline cortical and parietal areas – broadly resembling the default mode network – robustly discriminated between the CS- and CS+. However, when adjusting for this network's characteristic ‘baseline’ activity, only a subset of regions, including the vmPFC, was activated by the CS-. Regional selectivity for safety signal processing was confirmed by demonstrating a significant correlation between the magnitude of vmPFC responses and self-rated positive affect evoked by the CS-. Taken together, our current findings confirm a link between human vmPFC activity and the positive affective processing of safety signals. We discuss these findings with regards a broader model of human vmPFC function and its suggested higher-order contribution to emotionally adaptive behavior.","container-title":"NeuroImage","DOI":"10.1016/j.neuroimage.2017.02.080","ISSN":"10959572","note":"PMID: 28254509\npublisher: Academic Press\nCitation Key: Harrison2017\nISBN: 1095-9572 (Electronic) 1053-8119 (Linking)","page":"12-18","title":"Human ventromedial prefrontal cortex and the positive affective processing of safety signals","URL":"https://www.sciencedirect.com/science/article/pii/S1053811917301908?via%3Dihub","volume":"152","author":[{"family":"Harrison","given":"Ben J."},{"family":"Fullana","given":"Miquel A."},{"family":"Via","given":"Esther"},{"family":"Soriano-Mas","given":"Carles"},{"family":"Vervliet","given":"Bram"},{"family":"Martínez-Zalacaín","given":"Ignacio"},{"family":"Pujol","given":"Jesus"},{"family":"Davey","given":"Christopher G."},{"family":"Kircher","given":"Tilo"},{"family":"Straube","given":"Benjamin"},{"family":"Cardoner","given":"Narcís"}],"accessed":{"date-parts":[["2018",6,25]]},"issued":{"date-parts":[["2017",5,15]]}}},{"id":2028,"uris":["http://zotero.org/users/7734491/items/3KAHT34T"],"uri":["http://zotero.org/users/7734491/items/3KAHT34T"],"itemData":{"id":2028,"type":"article-journal","abstract":"In fear extinction, an animal learns that a conditioned stimulus (CS) no longer predicts a noxious stimulus [unconditioned stimulus (UCS)] to which it had previously been associated, leading to inhibition of the conditioned response (CR). Extinction creates a new CS–noUCS memory trace, competing with the initial fear (CS–UCS) memory. Recall of extinction memory and, hence, CR inhibition at later CS encounters is facilitated by contextual stimuli present during extinction training. In line with theoretical predictions derived from animal studies, we show that, after extinction, a CS-evoked engagement of human ventromedial prefrontal cortex (VMPFC) and hippocampus is context dependent, being expressed in an extinction, but not a conditioning, context. Likewise, a positive correlation between VMPFC and hippocampal activity is extinction context dependent. Thus, a VMPFC–hippocampal network provides for context-dependent recall of human extinction memory, consistent with a view that hippocampus confers context dependence on VMPFC.","container-title":"Journal of Neuroscience","DOI":"10.1523/JNEUROSCI.2021-06.2006","ISSN":"0270-6474, 1529-2401","issue":"37","journalAbbreviation":"J. Neurosci.","language":"en","note":"publisher: Society for Neuroscience\nsection: Articles\nPMID: 16971534","page":"9503-9511","source":"www.jneurosci.org","title":"Context-Dependent Human Extinction Memory Is Mediated by a Ventromedial Prefrontal and Hippocampal Network","URL":"https://www.jneurosci.org/content/26/37/9503","volume":"26","author":[{"family":"Kalisch","given":"Raffael"},{"family":"Korenfeld","given":"Elian"},{"family":"Stephan","given":"Klaas E."},{"family":"Weiskopf","given":"Nikolaus"},{"family":"Seymour","given":"Ben"},{"family":"Dolan","given":"Raymond J."}],"accessed":{"date-parts":[["2021",9,22]]},"issued":{"date-parts":[["2006",9,13]]}}},{"id":2024,"uris":["http://zotero.org/users/7734491/items/32IHX9IP"],"uri":["http://zotero.org/users/7734491/items/32IHX9IP"],"itemData":{"id":2024,"type":"article-journal","abstract":"The ventromedial prefrontal cortex (vmPFC) has been implicated in fear extinction [Phelps, E. A., Delgado, M. R., Nearing, K. I. &amp; Ledoux, J. E. (2004) Neuron 43, 897-905; Herry, C. &amp; Garcia, R. (2003) Behav. Brain Res. 146, 89-96]. Here, we test the hypothesis that the cortical thickness of vmPFC regions is associated with how well healthy humans retain their extinction memory a day after having been conditioned and then extinguished. Fourteen participants underwent a 2-day fear conditioning and extinction protocol. The conditioned stimuli (CSs) were pictures of virtual lights, and the unconditioned stimulus (US) was an electric shock. On day 1, participants received 5 CS+US pairings (conditioning), followed by 10 CS trials with no US (extinction). On day 2, the CS was presented alone to test for extinction memory. Skin conductance response (SCR) was the behavioral index of conditioning and extinction. Participants underwent MRI scans to obtain structural images, from which cortical thickness was measured. We performed a vertex-based analysis across the entire cortical surface and a region-of-interest analysis of a priori hypothesized territories to measure cortical thickness and map correlations between this measure and SCR. We found significant, direct correlation between thickness of the vmPFC, specifically medial orbitofrontal cortex, and extinction retention. That is, thicker medial orbitofrontal cortex was associated with lower SCR to the conditioned stimulus during extinction recall (i.e., greater extinction memory). These results suggest that the size of the vmPFC might explain individual differences in the ability to modulate fear among humans.","container-title":"Proceedings of the National Academy of Sciences","DOI":"10.1073/pnas.0502441102","ISSN":"0027-8424, 1091-6490","issue":"30","journalAbbreviation":"PNAS","language":"en","note":"publisher: National Academy of Sciences\nsection: Biological Sciences\nPMID: 16024728","page":"10706-10711","source":"www.pnas.org","title":"Thickness of ventromedial prefrontal cortex in humans is correlated with extinction memory","URL":"https://www.pnas.org/content/102/30/10706","volume":"102","author":[{"family":"Milad","given":"Mohammed R."},{"family":"Quinn","given":"Brian T."},{"family":"Pitman","given":"Roger K."},{"family":"Orr","given":"Scott P."},{"family":"Fischl","given":"Bruce"},{"family":"Rauch","given":"Scott L."}],"accessed":{"date-parts":[["2021",9,22]]},"issued":{"date-parts":[["2005",7,26]]}}},{"id":792,"uris":["http://zotero.org/users/7734491/items/RAU9K9WZ"],"uri":["http://zotero.org/users/7734491/items/RAU9K9WZ"],"itemData":{"id":792,"type":"article-journal","abstract":"Background: Extinction of conditioned fear is thought to form a new safety memory that is expressed in the context in which the extinction learning took place. Rodent studies implicate the ventromedial prefrontal cortex (vmPFC) and hippocampus in extinction recall and its modulation by context, respectively. The aim of the present study is to investigate the mediating anatomy of extinction recall in healthy humans. Methods: We used event-related functional magnetic resonance imaging (fMRI) and a 2-day fear conditioning and extinction protocol with skin conductance response as the index of conditioned responses. Results: During extinction recall, we found significant activations in vmPFC and hippocampus in response to the extinguished versus an unextinguished stimulus. Activation in these brain regions was positively correlated with the magnitude of extinction memory. Functional connectivity analysis revealed significant positive correlation between vmPFC and hippocampal activation during extinction recall. Conclusions: These results support the involvement of the human hippocampus as well as vmPFC in the recall of extinction memory. Furthermore, this provides a paradigm for future investigations of fronto-temporal function during extinction recall in psychiatric disorders such as posttraumatic stress disorder. © 2007 Society of Biological Psychiatry.","container-title":"Biological Psychiatry","DOI":"10.1016/j.biopsych.2006.10.011","ISSN":"00063223","issue":"5","note":"PMID: 17217927\nCitation Key: Milad2007a\nISBN: 0006-3223 (Print)","page":"446-454","title":"Recall of Fear Extinction in Humans Activates the Ventromedial Prefrontal Cortex and Hippocampus in Concert","volume":"62","author":[{"family":"Milad","given":"Mohammed R."},{"family":"Wright","given":"Christopher I."},{"family":"Orr","given":"Scott P."},{"family":"Pitman","given":"Roger K."},{"family":"Quirk","given":"Gregory J."},{"family":"Rauch","given":"Scott L."}],"accessed":{"date-parts":[["2018",5,3]]},"issued":{"date-parts":[["2007"]]}}}],"schema":"https://github.com/citation-style-language/schema/raw/master/csl-citation.json"} </w:instrText>
      </w:r>
      <w:r w:rsidR="001C2C19">
        <w:rPr>
          <w:rFonts w:ascii="Arial" w:eastAsia="Arial" w:hAnsi="Arial" w:cs="Arial"/>
        </w:rPr>
        <w:fldChar w:fldCharType="separate"/>
      </w:r>
      <w:r w:rsidR="00C06015" w:rsidRPr="00C06015">
        <w:rPr>
          <w:rFonts w:ascii="Arial" w:hAnsi="Arial" w:cs="Arial"/>
          <w:szCs w:val="24"/>
          <w:vertAlign w:val="superscript"/>
        </w:rPr>
        <w:t>12,14,29,30</w:t>
      </w:r>
      <w:r w:rsidR="001C2C19">
        <w:rPr>
          <w:rFonts w:ascii="Arial" w:eastAsia="Arial" w:hAnsi="Arial" w:cs="Arial"/>
        </w:rPr>
        <w:fldChar w:fldCharType="end"/>
      </w:r>
      <w:r>
        <w:rPr>
          <w:rFonts w:ascii="Arial" w:eastAsia="Arial" w:hAnsi="Arial" w:cs="Arial"/>
        </w:rPr>
        <w:t xml:space="preserve">, </w:t>
      </w:r>
      <w:r w:rsidR="007E4CF6">
        <w:rPr>
          <w:rFonts w:ascii="Arial" w:eastAsia="Arial" w:hAnsi="Arial" w:cs="Arial"/>
        </w:rPr>
        <w:t xml:space="preserve">a </w:t>
      </w:r>
      <w:r w:rsidR="001C2C19">
        <w:rPr>
          <w:rFonts w:ascii="Arial" w:eastAsia="Arial" w:hAnsi="Arial" w:cs="Arial"/>
        </w:rPr>
        <w:t xml:space="preserve">robust </w:t>
      </w:r>
      <w:r>
        <w:rPr>
          <w:rFonts w:ascii="Arial" w:eastAsia="Arial" w:hAnsi="Arial" w:cs="Arial"/>
        </w:rPr>
        <w:t>meta-analys</w:t>
      </w:r>
      <w:r w:rsidR="007E4CF6">
        <w:rPr>
          <w:rFonts w:ascii="Arial" w:eastAsia="Arial" w:hAnsi="Arial" w:cs="Arial"/>
        </w:rPr>
        <w:t xml:space="preserve">is has revealed that </w:t>
      </w:r>
      <w:r>
        <w:rPr>
          <w:rFonts w:ascii="Arial" w:eastAsia="Arial" w:hAnsi="Arial" w:cs="Arial"/>
        </w:rPr>
        <w:t xml:space="preserve">the vmPFC is </w:t>
      </w:r>
      <w:r>
        <w:rPr>
          <w:rFonts w:ascii="Arial" w:eastAsia="Arial" w:hAnsi="Arial" w:cs="Arial"/>
          <w:i/>
        </w:rPr>
        <w:t xml:space="preserve">not </w:t>
      </w:r>
      <w:r>
        <w:rPr>
          <w:rFonts w:ascii="Arial" w:eastAsia="Arial" w:hAnsi="Arial" w:cs="Arial"/>
        </w:rPr>
        <w:t xml:space="preserve">among a collection of regions </w:t>
      </w:r>
      <w:r w:rsidR="007E4CF6">
        <w:rPr>
          <w:rFonts w:ascii="Arial" w:eastAsia="Arial" w:hAnsi="Arial" w:cs="Arial"/>
        </w:rPr>
        <w:t xml:space="preserve">that are consistently </w:t>
      </w:r>
      <w:r>
        <w:rPr>
          <w:rFonts w:ascii="Arial" w:eastAsia="Arial" w:hAnsi="Arial" w:cs="Arial"/>
        </w:rPr>
        <w:t xml:space="preserve">active during extinction learning </w:t>
      </w:r>
      <w:r w:rsidR="0058502C">
        <w:rPr>
          <w:rFonts w:ascii="Arial" w:eastAsia="Arial" w:hAnsi="Arial" w:cs="Arial"/>
        </w:rPr>
        <w:fldChar w:fldCharType="begin"/>
      </w:r>
      <w:r w:rsidR="00C06015">
        <w:rPr>
          <w:rFonts w:ascii="Arial" w:eastAsia="Arial" w:hAnsi="Arial" w:cs="Arial"/>
        </w:rPr>
        <w:instrText xml:space="preserve"> ADDIN ZOTERO_ITEM CSL_CITATION {"citationID":"njt3bygq","properties":{"formattedCitation":"\\super 31\\nosupersub{}","plainCitation":"31","noteIndex":0},"citationItems":[{"id":879,"uris":["http://zotero.org/users/7734491/items/IKC4EBLI"],"uri":["http://zotero.org/users/7734491/items/IKC4EBLI"],"itemData":{"id":879,"type":"article-journal","abstract":"The study of fear extinction represents an important example of translational neuroscience in psychiatry and promises to improve the understanding and treatment of anxiety and fear-related disorders. We present the results of a set of meta-analyses of human fear extinction studies in healthy participants, conducted with functional magnetic resonance imaging (fMRI) and reporting whole-brain results. Meta-analyses of fear extinction learning primarily implicate consistent activation of brain regions linked to threat appraisal and experience, including the dorsal anterior cingulate and anterior insular cortices. An overlapping anatomical result was obtained from the meta-analysis of extinction recall studies, except when studies directly compared an extinguished threat stimulus to an unextinguished threat stimulus (instead of a safety stimulus). In this latter instance, more consistent activation was observed in dorsolateral and ventromedial prefrontal cortex regions, together with other areas including the hippocampus. While our results partially support the notion of a shared neuroanatomy between human and rodent models of extinction processes, they also encourage an expanded account of the neural basis of human fear extinction.","container-title":"Neuroscience &amp; Biobehavioral Reviews","DOI":"10.1016/j.neubiorev.2018.03.002","ISSN":"01497634","issue":"February","note":"publisher: Elsevier\nCitation Key: Fullana2018","page":"16-25","title":"Fear extinction in the human brain: a meta-analysis of fMRI studies in healthy participants","URL":"http://linkinghub.elsevier.com/retrieve/pii/S0149763417309600","volume":"88","author":[{"family":"Fullana","given":"Miquel A."},{"family":"Albajes-Eizagirre","given":"Anton"},{"family":"Soriano-Mas","given":"Carles"},{"family":"Vervliet","given":"Bram"},{"family":"Cardoner","given":"Narcís"},{"family":"Benet","given":"Olívia"},{"family":"Radua","given":"Joaquim"},{"family":"Harrison","given":"Ben J."}],"issued":{"date-parts":[["2018"]]}}}],"schema":"https://github.com/citation-style-language/schema/raw/master/csl-citation.json"} </w:instrText>
      </w:r>
      <w:r w:rsidR="0058502C">
        <w:rPr>
          <w:rFonts w:ascii="Arial" w:eastAsia="Arial" w:hAnsi="Arial" w:cs="Arial"/>
        </w:rPr>
        <w:fldChar w:fldCharType="separate"/>
      </w:r>
      <w:r w:rsidR="00C06015" w:rsidRPr="00C06015">
        <w:rPr>
          <w:rFonts w:ascii="Arial" w:hAnsi="Arial" w:cs="Arial"/>
          <w:szCs w:val="24"/>
          <w:vertAlign w:val="superscript"/>
        </w:rPr>
        <w:t>31</w:t>
      </w:r>
      <w:r w:rsidR="0058502C">
        <w:rPr>
          <w:rFonts w:ascii="Arial" w:eastAsia="Arial" w:hAnsi="Arial" w:cs="Arial"/>
        </w:rPr>
        <w:fldChar w:fldCharType="end"/>
      </w:r>
      <w:r>
        <w:rPr>
          <w:rFonts w:ascii="Arial" w:eastAsia="Arial" w:hAnsi="Arial" w:cs="Arial"/>
        </w:rPr>
        <w:t xml:space="preserve">. This inconsistency between animal neurophysiology and human neuroimaging has been a puzzle and limits the translational utility of advances in extinction research </w:t>
      </w:r>
      <w:r w:rsidR="00AD0598">
        <w:rPr>
          <w:rFonts w:ascii="Arial" w:eastAsia="Arial" w:hAnsi="Arial" w:cs="Arial"/>
        </w:rPr>
        <w:t xml:space="preserve">in </w:t>
      </w:r>
      <w:r>
        <w:rPr>
          <w:rFonts w:ascii="Arial" w:eastAsia="Arial" w:hAnsi="Arial" w:cs="Arial"/>
        </w:rPr>
        <w:t>rodents.</w:t>
      </w:r>
    </w:p>
    <w:p w14:paraId="6F26BFBE" w14:textId="0231CF73" w:rsidR="000F625B" w:rsidRDefault="00B06370">
      <w:pPr>
        <w:spacing w:line="480" w:lineRule="auto"/>
        <w:ind w:firstLine="720"/>
        <w:jc w:val="both"/>
        <w:rPr>
          <w:rFonts w:ascii="Arial" w:eastAsia="Arial" w:hAnsi="Arial" w:cs="Arial"/>
        </w:rPr>
      </w:pPr>
      <w:r>
        <w:rPr>
          <w:rFonts w:ascii="Arial" w:eastAsia="Arial" w:hAnsi="Arial" w:cs="Arial"/>
        </w:rPr>
        <w:t xml:space="preserve">A major hurdle to translating animal neurophysiology to human neuroimaging is a methodology to “label” brain activity uniquely associated with memories of either fear or extinction. In rodents, state-of-the-art advances in activity-dependent labeling </w:t>
      </w:r>
      <w:del w:id="37" w:author="gus hennings" w:date="2021-10-20T18:04:00Z">
        <w:r w:rsidDel="007E2F11">
          <w:rPr>
            <w:rFonts w:ascii="Arial" w:eastAsia="Arial" w:hAnsi="Arial" w:cs="Arial"/>
          </w:rPr>
          <w:delText xml:space="preserve">can </w:delText>
        </w:r>
      </w:del>
      <w:r>
        <w:rPr>
          <w:rFonts w:ascii="Arial" w:eastAsia="Arial" w:hAnsi="Arial" w:cs="Arial"/>
        </w:rPr>
        <w:t xml:space="preserve">separate these memory traces by measuring the overlap in </w:t>
      </w:r>
      <w:del w:id="38" w:author="gus hennings" w:date="2021-10-20T18:05:00Z">
        <w:r w:rsidDel="007E2F11">
          <w:rPr>
            <w:rFonts w:ascii="Arial" w:eastAsia="Arial" w:hAnsi="Arial" w:cs="Arial"/>
          </w:rPr>
          <w:delText xml:space="preserve">neuronal </w:delText>
        </w:r>
      </w:del>
      <w:r>
        <w:rPr>
          <w:rFonts w:ascii="Arial" w:eastAsia="Arial" w:hAnsi="Arial" w:cs="Arial"/>
        </w:rPr>
        <w:t xml:space="preserve">activity during acquisition and retrieval in collections of neurons, termed engrams </w:t>
      </w:r>
      <w:r w:rsidR="0058502C">
        <w:rPr>
          <w:rFonts w:ascii="Arial" w:eastAsia="Arial" w:hAnsi="Arial" w:cs="Arial"/>
        </w:rPr>
        <w:fldChar w:fldCharType="begin"/>
      </w:r>
      <w:r w:rsidR="00C06015">
        <w:rPr>
          <w:rFonts w:ascii="Arial" w:eastAsia="Arial" w:hAnsi="Arial" w:cs="Arial"/>
        </w:rPr>
        <w:instrText xml:space="preserve"> ADDIN ZOTERO_ITEM CSL_CITATION {"citationID":"JCxIUelO","properties":{"formattedCitation":"\\super 19,32\\nosupersub{}","plainCitation":"19,32","noteIndex":0},"citationItems":[{"id":931,"uris":["http://zotero.org/users/7734491/items/3SUS6J8A"],"uri":["http://zotero.org/users/7734491/items/3SUS6J8A"],"itemData":{"id":931,"type":"article-journal","abstract":"Memory retrieval involves the interaction between external sensory or internally generated cues and stored memory traces (or engrams) in a process termed ‘ecphory’. While ecphory has been examined in human cognitive neuroscience research, its neurobiological foundation is less understood. To the extent that ecphory involves ‘reawakening’ of engrams, leveraging recently developed technologies that can identify and manipulate engrams in rodents provides a fertile avenue for examining retrieval at the level of neuronal ensembles. Here we evaluate emerging neuroscientific research of this type, using cognitive theory as a guiding principle to organize and interpret initial findings. Our Review highlights the critical interaction between engrams and retrieval cues (environmental or artificial) for memory accessibility and retrieval success. These findings also highlight the intimate relationship between the mechanisms important in forming engrams and those important in their recovery, as captured in the cognitive notion of ‘encoding specificity’. Finally, we identify several questions that currently remain unanswered.","container-title":"Nature Neuroscience","DOI":"10.1038/s41593-019-0493-1","ISSN":"15461726","issue":"10","note":"PMID: 31551594\npublisher: Nature Publishing Group\nCitation Key: Frankland2019","page":"1576-1585","title":"The neurobiological foundation of memory retrieval","URL":"http://www.nature.com/articles/s41593-019-0493-1","volume":"22","author":[{"family":"Frankland","given":"Paul W."},{"family":"Josselyn","given":"Sheena A."},{"family":"Köhler","given":"Stefan"}],"accessed":{"date-parts":[["2019",10,17]]},"issued":{"date-parts":[["2019",10,24]]}}},{"id":1166,"uris":["http://zotero.org/users/7734491/items/7URRXYR8"],"uri":["http://zotero.org/users/7734491/items/7URRXYR8"],"itemData":{"id":1166,"type":"article-journal","abstract":"Learned fear often relapses after extinction, suggesting that extinction training generates a new memory that coexists with the original fear memory; however, the mechanisms governing the expression of competing fear and extinction memories remain unclear. We used activity-dependent neural tagging to investigate representations of fear and extinction memories in the dentate gyrus. We demonstrate that extinction training suppresses reactivation of contextual fear engram cells while activating a second ensemble, a putative extinction engram. Optogenetic inhibition of neurons that were active during extinction training increased fear after extinction training, whereas silencing neurons that were active during fear training reduced spontaneous recovery of fear. Optogenetic stimulation of fear acquisition neurons increased fear, while stimulation of extinction neurons suppressed fear and prevented spontaneous recovery. Our results indicate that the hippocampus generates a fear extinction representation and that interactions between hippocampal fear and extinction representations govern the suppression and relapse of fear after extinction.","container-title":"Nature Neuroscience","DOI":"10.1038/s41593-019-0361-z","ISSN":"15461726","issue":"5","note":"PMID: 30936555\npublisher: Nature Publishing Group\nCitation Key: Lacagnina2019","page":"753-761","title":"Distinct hippocampal engrams control extinction and relapse of fear memory","URL":"https://www.nature.com/articles/s41593-019-0361-z","volume":"22","author":[{"family":"Lacagnina","given":"Anthony F."},{"family":"Brockway","given":"Emma T."},{"family":"Crovetti","given":"Chelsea R."},{"family":"Shue","given":"Francis"},{"family":"McCarty","given":"Meredith J."},{"family":"Sattler","given":"Kevin P."},{"family":"Lim","given":"Sean C."},{"family":"Santos","given":"Sofia Leal"},{"family":"Denny","given":"Christine A."},{"family":"Drew","given":"Michael R."}],"accessed":{"date-parts":[["2020",6,23]]},"issued":{"date-parts":[["2019",5,1]]}}}],"schema":"https://github.com/citation-style-language/schema/raw/master/csl-citation.json"} </w:instrText>
      </w:r>
      <w:r w:rsidR="0058502C">
        <w:rPr>
          <w:rFonts w:ascii="Arial" w:eastAsia="Arial" w:hAnsi="Arial" w:cs="Arial"/>
        </w:rPr>
        <w:fldChar w:fldCharType="separate"/>
      </w:r>
      <w:r w:rsidR="00C06015" w:rsidRPr="00C06015">
        <w:rPr>
          <w:rFonts w:ascii="Arial" w:hAnsi="Arial" w:cs="Arial"/>
          <w:szCs w:val="24"/>
          <w:vertAlign w:val="superscript"/>
        </w:rPr>
        <w:t>19,32</w:t>
      </w:r>
      <w:r w:rsidR="0058502C">
        <w:rPr>
          <w:rFonts w:ascii="Arial" w:eastAsia="Arial" w:hAnsi="Arial" w:cs="Arial"/>
        </w:rPr>
        <w:fldChar w:fldCharType="end"/>
      </w:r>
      <w:r>
        <w:rPr>
          <w:rFonts w:ascii="Arial" w:eastAsia="Arial" w:hAnsi="Arial" w:cs="Arial"/>
        </w:rPr>
        <w:t xml:space="preserve">. An analogous analytic approach in human neuroimaging involves correlating overlapping multivariate patterns of </w:t>
      </w:r>
      <w:del w:id="39" w:author="gus hennings" w:date="2021-10-20T18:05:00Z">
        <w:r w:rsidDel="007E2F11">
          <w:rPr>
            <w:rFonts w:ascii="Arial" w:eastAsia="Arial" w:hAnsi="Arial" w:cs="Arial"/>
          </w:rPr>
          <w:delText xml:space="preserve">brain </w:delText>
        </w:r>
      </w:del>
      <w:r>
        <w:rPr>
          <w:rFonts w:ascii="Arial" w:eastAsia="Arial" w:hAnsi="Arial" w:cs="Arial"/>
        </w:rPr>
        <w:t xml:space="preserve">activity during memory encoding and retrieval. The match between </w:t>
      </w:r>
      <w:ins w:id="40" w:author="gus hennings" w:date="2021-10-20T18:06:00Z">
        <w:r w:rsidR="00140E9C">
          <w:rPr>
            <w:rFonts w:ascii="Arial" w:eastAsia="Arial" w:hAnsi="Arial" w:cs="Arial"/>
          </w:rPr>
          <w:t xml:space="preserve">activity </w:t>
        </w:r>
      </w:ins>
      <w:r>
        <w:rPr>
          <w:rFonts w:ascii="Arial" w:eastAsia="Arial" w:hAnsi="Arial" w:cs="Arial"/>
        </w:rPr>
        <w:t>patterns</w:t>
      </w:r>
      <w:del w:id="41" w:author="gus hennings" w:date="2021-10-20T18:06:00Z">
        <w:r w:rsidDel="00140E9C">
          <w:rPr>
            <w:rFonts w:ascii="Arial" w:eastAsia="Arial" w:hAnsi="Arial" w:cs="Arial"/>
          </w:rPr>
          <w:delText xml:space="preserve"> of activity</w:delText>
        </w:r>
      </w:del>
      <w:r>
        <w:rPr>
          <w:rFonts w:ascii="Arial" w:eastAsia="Arial" w:hAnsi="Arial" w:cs="Arial"/>
        </w:rPr>
        <w:t xml:space="preserve"> in distributed voxels during encoding and retrieval provides an index of memory fidelity, albeit not at the cellular level. This neuroimaging technique has been widely applied to the study of human episodic memory </w:t>
      </w:r>
      <w:r w:rsidR="0058502C">
        <w:rPr>
          <w:rFonts w:ascii="Arial" w:eastAsia="Arial" w:hAnsi="Arial" w:cs="Arial"/>
        </w:rPr>
        <w:fldChar w:fldCharType="begin"/>
      </w:r>
      <w:r w:rsidR="00C06015">
        <w:rPr>
          <w:rFonts w:ascii="Arial" w:eastAsia="Arial" w:hAnsi="Arial" w:cs="Arial"/>
        </w:rPr>
        <w:instrText xml:space="preserve"> ADDIN ZOTERO_ITEM CSL_CITATION {"citationID":"WDnDOaO0","properties":{"formattedCitation":"\\super 33\\uc0\\u8211{}37\\nosupersub{}","plainCitation":"33–37","noteIndex":0},"citationItems":[{"id":1564,"uris":["http://zotero.org/users/7734491/items/4858XCLX"],"uri":["http://zotero.org/users/7734491/items/4858XCLX"],"itemData":{"id":1564,"type":"article-journal","abstract":"Episodic memory retrieval is thought to involve reinstatement of the neurocognitive processes engaged when an episode was encoded. Prior fMRI studies and computational models have suggested that reinstatement is limited to instances in which specific episodic details are recollected. We used multivoxel pattern-classification analyses of fMRI data to investigate how reinstatement is associated with different memory judgments, particularly those accompanied by recollection versus a feeling of familiarity (when recollection is absent). Classifiers were trained to distinguish between brain activity patterns associated with different encoding tasks and were subsequently applied to recognition-related fMRI data to determine the degree to which patterns were reinstated. Reinstatement was evident during both recollection- and familiarity-based judgments, providing clear evidence that reinstatement is not sufficient for eliciting a recollective experience. The findings are interpreted as support for a continuous, recollection-related neural signal that has been central to recent debate over the nature of recognition memory processes. © 2009 Elsevier Inc. All rights reserved.","container-title":"Neuron","DOI":"10.1016/j.neuron.2009.08.011","ISSN":"08966273","issue":"5","note":"PMID: 19755111\npublisher: Elsevier","page":"697-708","title":"Recollection, Familiarity, and Cortical Reinstatement: A Multivoxel Pattern Analysis","URL":"http://www.cell.com.ezproxy.lib.utexas.edu/article/S0896627309006229/fulltext","volume":"63","author":[{"family":"Johnson","given":"Jeffrey D."},{"family":"McDuff","given":"Susan G.R."},{"family":"Rugg","given":"Michael D."},{"family":"Norman","given":"Kenneth A."}],"accessed":{"date-parts":[["2021",1,25]]},"issued":{"date-parts":[["2009",9,10]]}}},{"id":9,"uris":["http://zotero.org/users/7734491/items/D98ZDYGF"],"uri":["http://zotero.org/users/7734491/items/D98ZDYGF"],"itemData":{"id":9,"type":"article-journal","abstract":"Here we describe a functional magnetic resonance imaging study of humans engaged in memory search during a free recall task. Patterns of cortical activity associated with the study of three categories of pictures (faces, locations, and objects) were identified by a pattern-classification algorithm. The algorithm was used to track the reappearance of these activity patterns during the recall period. The reappearance of a given category's activity pattern correlates with verbal recalls made from that category and precedes the recall event by several seconds. This result is consistent with the hypothesis that category-specific activity is cueing the memory system to retrieve studied items.","container-title":"Science","DOI":"10.1126/science.1117645","ISSN":"00368075","issue":"5756","note":"PMID: 16373577\nCitation Key: Polyn2005\nISBN: 1095-9203 (Electronic)\\r0036-8075 (Linking)","page":"1963-1966","title":"Category-specific cortical activity precedes retrieval during memory search","URL":"http://www.sciencemag.org/cgi/doi/10.1126/science.1117645","volume":"310","author":[{"family":"Polyn","given":"Sean M."},{"family":"Natu","given":"Vaidehi S."},{"family":"Cohen","given":"Jonathan D."},{"family":"Norman","given":"Kenneth A."}],"issued":{"date-parts":[["2005"]]}}},{"id":379,"uris":["http://zotero.org/users/7734491/items/VQU6RK9M"],"uri":["http://zotero.org/users/7734491/items/VQU6RK9M"],"itemData":{"id":379,"type":"article-journal","abstract":"A fundamental principle in memory research is that memory is a function of the similarity between encoding and retrieval operations. Consistent with this principle, many neurobiological models of declarative memory assume that memory traces are stored in cortical regions, and the hippocampus facilitates the reactivation of these traces during retrieval. The present investigation tested the novel prediction that encoding-retrieval similarity can be observed and related to memory at the level of individual items. Multivariate representational similarity analysis was applied to functional magnetic resonance imaging data collected during encoding and retrieval of emotional and neutral scenes. Memory success tracked fluctuations in encoding-retrieval similarity across frontal and posterior cortices. Importantly, memory effects in posterior regions reflected increased similarity between item-specific representations during successful recognition. Mediation analyses revealed that the hippocampus mediated the link between cortical similarity and memory success, providing crucial evidence for hippocampal-cortical interactions during retrieval. Finally, because emotional arousal is known to modulate both perceptual and memory processes, similarity effects were compared for emotional and neutral scenes. Emotional arousal was associated with enhanced similarity between encoding and retrieval patterns. These findings speak to the promise of pattern similarity measures for evaluating memory representations and hippocampal-cortical interactions.","container-title":"Cerebral Cortex","DOI":"10.1093/cercor/bhs258","ISSN":"1460-2199","issue":"12","note":"PMID: 22967731\nCitation Key: Ritchey2013\nISBN: 1460-2199 (Electronic)\\r1047-3211 (Linking)","page":"2818-2828","title":"Neural Similarity Between Encoding and Retrieval is Related to Memory Via Hippocampal Interactions","URL":"https://academic.oup.com/cercor/article-lookup/doi/10.1093/cercor/bhs258","volume":"23","author":[{"family":"Ritchey","given":"Maureen"},{"family":"Wing","given":"Erik A."},{"family":"LaBar","given":"Kevin S."},{"family":"Cabeza","given":"Roberto"}],"accessed":{"date-parts":[["2017",11,27]]},"issued":{"date-parts":[["2013"]]}}},{"id":1335,"uris":["http://zotero.org/users/7734491/items/PQHMJPHT"],"uri":["http://zotero.org/users/7734491/items/PQHMJPHT"],"itemData":{"id":1335,"type":"article-journal","abstract":"The essence of episodic memory is our ability to reexperience past events in great detail, even in the absence of external stimulus cues. Does the phenomenological reinstatement of past experiences go along with reinstating unique neural representations in the brain? And if so, how is this accomplished by the medial temporal lobe (MTL), a brain region intimately linked to episodic memory? Computational models suggest that such reinstatement (also termed \"pattern completion\") in cortical regions is mediated by the hippocampus, a key region of the MTL. Although recent functional magnetic resonance imaging studies demonstrated reinstatement of coarse item properties like stimulus category or task context across different brain regions, it has not yet been shown whether reinstatement can be observed at the level of individual, discrete events-arguably the defining feature of episodic memory-nor whether MTL structures like the hippocampus support this \"true episodic\" reinstatement. Here we show that neural activity patterns for unique word-scene combinations encountered during encoding are reinstated inhumanparahippocampal cortex (PhC) during retrieval. Critically, this reinstatement occurs when word-scene combinations are successfully recollected (even though the original scene is not visually presented) and does not encompass other stimulus domains (such as word-color associations). Finally, the degree of PhC reinstatement across retrieval events correlated with hippocampal activity, consistent with a role of the hippocampus in coordinating pattern completion in cortical regions. © 2012 the authors.","container-title":"Journal of Neuroscience","DOI":"10.1523/JNEUROSCI.4156-12.2012","ISSN":"02706474","issue":"50","note":"PMID: 23238729\npublisher: Society for Neuroscience","page":"18150-18156","title":"Episodic reinstatement in the medial temporal lobe","URL":"http://www.fil.ion.ucl.ac.uk/spm/","volume":"32","author":[{"family":"Staresina","given":"Bernhard P."},{"family":"Henson","given":"Richard N.A."},{"family":"Kriegeskorte","given":"Nikolaus"},{"family":"Alink","given":"Arjen"}],"accessed":{"date-parts":[["2021",1,24]]},"issued":{"date-parts":[["2012",12,12]]}}},{"id":1568,"uris":["http://zotero.org/users/7734491/items/UCTBWVIC"],"uri":["http://zotero.org/users/7734491/items/UCTBWVIC"],"itemData":{"id":1568,"type":"article-journal","abstract":"A powerful force in human memory is the context in which memories are encoded (Tulving and Thomson, 1973). Several studies suggest that the reinstatement of neural encoding patterns is beneficial for memory retrieval (Manning et al., 2011; Staresina et al., 2012; Jafarpour et al., 2014). However, reinstatement of the original encoding context is not always helpful, for instance, when retrieving a memory in a different contextual situation(Smith and Vela, 2001). It is an open question whether such context-dependent memory effects can be captured by the reinstatement of neural patterns. We investigated this question by applying temporal and spatial pattern similarity analysis in MEG and intracranial EEG in a context-match paradigm. Items (words) were tagged by individual dynamic context stimuli (movies). The results show that beta oscillatory phase in visual regions and the parahippocampal cortex tracks the incidental reinstatement of individual context trajectories on a single-trial level. Crucially, memory benefitted from reinstatement when the encoding and retrieval contexts matched but suffered from reinstatement when the contexts did not match.","container-title":"Journal of Neuroscience","DOI":"10.1523/JNEUROSCI.4198-14.2015","ISSN":"15292401","issue":"13","note":"PMID: 25834061\npublisher: Society for Neuroscience","page":"5373-5384","title":"Temporal-pattern similarity analysis reveals the beneficial and detrimental effects of context reinstatement on human memory","URL":"https://www-jneurosci-org.ezproxy.lib.utexas.edu/content/35/13/5373","volume":"35","author":[{"family":"Staudigl","given":"Tobias"},{"family":"Vollmar","given":"Christian"},{"family":"Noachtar","given":"Soheyl"},{"family":"Hanslmayr","given":"Simon"}],"accessed":{"date-parts":[["2021",1,25]]},"issued":{"date-parts":[["2015",4,1]]}}}],"schema":"https://github.com/citation-style-language/schema/raw/master/csl-citation.json"} </w:instrText>
      </w:r>
      <w:r w:rsidR="0058502C">
        <w:rPr>
          <w:rFonts w:ascii="Arial" w:eastAsia="Arial" w:hAnsi="Arial" w:cs="Arial"/>
        </w:rPr>
        <w:fldChar w:fldCharType="separate"/>
      </w:r>
      <w:r w:rsidR="00C06015" w:rsidRPr="00C06015">
        <w:rPr>
          <w:rFonts w:ascii="Arial" w:hAnsi="Arial" w:cs="Arial"/>
          <w:szCs w:val="24"/>
          <w:vertAlign w:val="superscript"/>
        </w:rPr>
        <w:t>33–37</w:t>
      </w:r>
      <w:r w:rsidR="0058502C">
        <w:rPr>
          <w:rFonts w:ascii="Arial" w:eastAsia="Arial" w:hAnsi="Arial" w:cs="Arial"/>
        </w:rPr>
        <w:fldChar w:fldCharType="end"/>
      </w:r>
      <w:r w:rsidRPr="00254ABE">
        <w:rPr>
          <w:rFonts w:ascii="Arial" w:eastAsia="Arial" w:hAnsi="Arial" w:cs="Arial"/>
          <w:lang w:val="fr-FR"/>
        </w:rPr>
        <w:t xml:space="preserve">. </w:t>
      </w:r>
      <w:r>
        <w:rPr>
          <w:rFonts w:ascii="Arial" w:eastAsia="Arial" w:hAnsi="Arial" w:cs="Arial"/>
        </w:rPr>
        <w:t xml:space="preserve">Whether this technique can be </w:t>
      </w:r>
      <w:r>
        <w:rPr>
          <w:rFonts w:ascii="Arial" w:eastAsia="Arial" w:hAnsi="Arial" w:cs="Arial"/>
        </w:rPr>
        <w:lastRenderedPageBreak/>
        <w:t>leveraged to isolate associative memory traces of fear and extinction in the human brain</w:t>
      </w:r>
      <w:r w:rsidR="00086391">
        <w:rPr>
          <w:rFonts w:ascii="Arial" w:eastAsia="Arial" w:hAnsi="Arial" w:cs="Arial"/>
        </w:rPr>
        <w:t xml:space="preserve">, based on </w:t>
      </w:r>
      <w:ins w:id="42" w:author="gus hennings" w:date="2021-10-20T18:07:00Z">
        <w:r w:rsidR="00140E9C">
          <w:rPr>
            <w:rFonts w:ascii="Arial" w:eastAsia="Arial" w:hAnsi="Arial" w:cs="Arial"/>
          </w:rPr>
          <w:t>memory encoding context</w:t>
        </w:r>
      </w:ins>
      <w:del w:id="43" w:author="gus hennings" w:date="2021-10-20T18:07:00Z">
        <w:r w:rsidR="00086391" w:rsidDel="00140E9C">
          <w:rPr>
            <w:rFonts w:ascii="Arial" w:eastAsia="Arial" w:hAnsi="Arial" w:cs="Arial"/>
          </w:rPr>
          <w:delText>the context in which the memory is formed</w:delText>
        </w:r>
      </w:del>
      <w:r w:rsidR="00086391">
        <w:rPr>
          <w:rFonts w:ascii="Arial" w:eastAsia="Arial" w:hAnsi="Arial" w:cs="Arial"/>
        </w:rPr>
        <w:t>,</w:t>
      </w:r>
      <w:r>
        <w:rPr>
          <w:rFonts w:ascii="Arial" w:eastAsia="Arial" w:hAnsi="Arial" w:cs="Arial"/>
        </w:rPr>
        <w:t xml:space="preserve"> has not been tested.</w:t>
      </w:r>
    </w:p>
    <w:p w14:paraId="7919921F" w14:textId="79E53B1D" w:rsidR="00546117" w:rsidRDefault="00B06370" w:rsidP="00A83006">
      <w:pPr>
        <w:spacing w:line="480" w:lineRule="auto"/>
        <w:ind w:firstLine="720"/>
        <w:jc w:val="both"/>
        <w:rPr>
          <w:rFonts w:ascii="Arial" w:eastAsia="Arial" w:hAnsi="Arial" w:cs="Arial"/>
        </w:rPr>
      </w:pPr>
      <w:del w:id="44" w:author="gus hennings" w:date="2021-10-20T18:08:00Z">
        <w:r w:rsidDel="00140E9C">
          <w:rPr>
            <w:rFonts w:ascii="Arial" w:eastAsia="Arial" w:hAnsi="Arial" w:cs="Arial"/>
          </w:rPr>
          <w:delText xml:space="preserve">Here, </w:delText>
        </w:r>
      </w:del>
      <w:ins w:id="45" w:author="gus hennings" w:date="2021-10-20T18:08:00Z">
        <w:r w:rsidR="00140E9C">
          <w:rPr>
            <w:rFonts w:ascii="Arial" w:eastAsia="Arial" w:hAnsi="Arial" w:cs="Arial"/>
          </w:rPr>
          <w:t>W</w:t>
        </w:r>
      </w:ins>
      <w:del w:id="46" w:author="gus hennings" w:date="2021-10-20T18:08:00Z">
        <w:r w:rsidDel="00140E9C">
          <w:rPr>
            <w:rFonts w:ascii="Arial" w:eastAsia="Arial" w:hAnsi="Arial" w:cs="Arial"/>
          </w:rPr>
          <w:delText>w</w:delText>
        </w:r>
      </w:del>
      <w:r>
        <w:rPr>
          <w:rFonts w:ascii="Arial" w:eastAsia="Arial" w:hAnsi="Arial" w:cs="Arial"/>
        </w:rPr>
        <w:t xml:space="preserve">e use a </w:t>
      </w:r>
      <w:r w:rsidR="00A83006">
        <w:rPr>
          <w:rFonts w:ascii="Arial" w:eastAsia="Arial" w:hAnsi="Arial" w:cs="Arial"/>
        </w:rPr>
        <w:t xml:space="preserve">two-day </w:t>
      </w:r>
      <w:r>
        <w:rPr>
          <w:rFonts w:ascii="Arial" w:eastAsia="Arial" w:hAnsi="Arial" w:cs="Arial"/>
        </w:rPr>
        <w:t xml:space="preserve">hybrid conditioning/episodic memory design that incorporates trial-unique (i.e., non-repeating) semantic exemplars as conditioned stimuli (CS) during fear conditioning and extinction </w:t>
      </w:r>
      <w:r w:rsidR="00A83006">
        <w:rPr>
          <w:rFonts w:ascii="Arial" w:eastAsia="Arial" w:hAnsi="Arial" w:cs="Arial"/>
        </w:rPr>
        <w:t xml:space="preserve">on </w:t>
      </w:r>
      <w:r w:rsidR="00140E9C">
        <w:rPr>
          <w:rFonts w:ascii="Arial" w:eastAsia="Arial" w:hAnsi="Arial" w:cs="Arial"/>
        </w:rPr>
        <w:t>D</w:t>
      </w:r>
      <w:r w:rsidR="00A83006">
        <w:rPr>
          <w:rFonts w:ascii="Arial" w:eastAsia="Arial" w:hAnsi="Arial" w:cs="Arial"/>
        </w:rPr>
        <w:t>ay 1</w:t>
      </w:r>
      <w:r w:rsidR="00553BEF">
        <w:rPr>
          <w:rFonts w:ascii="Arial" w:eastAsia="Arial" w:hAnsi="Arial" w:cs="Arial"/>
        </w:rPr>
        <w:t xml:space="preserve"> </w:t>
      </w:r>
      <w:r w:rsidR="0058502C">
        <w:rPr>
          <w:rFonts w:ascii="Arial" w:eastAsia="Arial" w:hAnsi="Arial" w:cs="Arial"/>
        </w:rPr>
        <w:fldChar w:fldCharType="begin"/>
      </w:r>
      <w:r w:rsidR="00C06015">
        <w:rPr>
          <w:rFonts w:ascii="Arial" w:eastAsia="Arial" w:hAnsi="Arial" w:cs="Arial"/>
        </w:rPr>
        <w:instrText xml:space="preserve"> ADDIN ZOTERO_ITEM CSL_CITATION {"citationID":"IDMY2guv","properties":{"formattedCitation":"\\super 38\\nosupersub{}","plainCitation":"38","noteIndex":0},"citationItems":[{"id":1057,"uris":["http://zotero.org/users/7734491/items/QEG66NDT"],"uri":["http://zotero.org/users/7734491/items/QEG66NDT"],"itemData":{"id":1057,"type":"article-journal","abstract":"Research on emotional learning and memory is traditionally approached from one of two directions: episodic memory and classical conditioning. These approaches differ substantially in methodology and intellectual tradition. Here, we offer a new approach to the study of emotional memory in humans that involves integrating theoretical knowledge and experimental techniques from these seemingly distinct fields. Specifically, we describe how subtle modifications to traditional Pavlovian conditioning procedures have provided new insight into how emotional experiences are selectively prioritized in long-term episodic memory. We also speculate on future directions and undeveloped lines of research where some of the knowledge and principles of classical conditioning might advance our understanding of how emotion modifies episodic memory, and vice versa.","container-title":"Current Opinion in Behavioral Sciences","DOI":"10.1016/J.COBEHA.2018.09.019","ISSN":"2352-1546","note":"publisher: Elsevier\nCitation Key: Dunsmoor2019a","page":"32-39","title":"Episodic memory and Pavlovian conditioning: ships passing in the night","URL":"https://www.sciencedirect.com/science/article/pii/S2352154618300822","volume":"26","author":[{"family":"Dunsmoor","given":"Joseph E."},{"family":"Kroes","given":"Marijn CW"}],"accessed":{"date-parts":[["2019",3,5]]},"issued":{"date-parts":[["2019",4,1]]}}}],"schema":"https://github.com/citation-style-language/schema/raw/master/csl-citation.json"} </w:instrText>
      </w:r>
      <w:r w:rsidR="0058502C">
        <w:rPr>
          <w:rFonts w:ascii="Arial" w:eastAsia="Arial" w:hAnsi="Arial" w:cs="Arial"/>
        </w:rPr>
        <w:fldChar w:fldCharType="separate"/>
      </w:r>
      <w:r w:rsidR="00C06015" w:rsidRPr="00C06015">
        <w:rPr>
          <w:rFonts w:ascii="Arial" w:hAnsi="Arial" w:cs="Arial"/>
          <w:szCs w:val="24"/>
          <w:vertAlign w:val="superscript"/>
        </w:rPr>
        <w:t>38</w:t>
      </w:r>
      <w:r w:rsidR="0058502C">
        <w:rPr>
          <w:rFonts w:ascii="Arial" w:eastAsia="Arial" w:hAnsi="Arial" w:cs="Arial"/>
        </w:rPr>
        <w:fldChar w:fldCharType="end"/>
      </w:r>
      <w:r>
        <w:rPr>
          <w:rFonts w:ascii="Arial" w:eastAsia="Arial" w:hAnsi="Arial" w:cs="Arial"/>
        </w:rPr>
        <w:t xml:space="preserve">. </w:t>
      </w:r>
      <w:r w:rsidR="00A83006">
        <w:rPr>
          <w:rFonts w:ascii="Arial" w:eastAsia="Arial" w:hAnsi="Arial" w:cs="Arial"/>
        </w:rPr>
        <w:t xml:space="preserve">On </w:t>
      </w:r>
      <w:r w:rsidR="00140E9C">
        <w:rPr>
          <w:rFonts w:ascii="Arial" w:eastAsia="Arial" w:hAnsi="Arial" w:cs="Arial"/>
        </w:rPr>
        <w:t>D</w:t>
      </w:r>
      <w:r w:rsidR="00A83006">
        <w:rPr>
          <w:rFonts w:ascii="Arial" w:eastAsia="Arial" w:hAnsi="Arial" w:cs="Arial"/>
        </w:rPr>
        <w:t>ay 2</w:t>
      </w:r>
      <w:r>
        <w:rPr>
          <w:rFonts w:ascii="Arial" w:eastAsia="Arial" w:hAnsi="Arial" w:cs="Arial"/>
        </w:rPr>
        <w:t xml:space="preserve">, participants </w:t>
      </w:r>
      <w:r w:rsidR="00A83006">
        <w:rPr>
          <w:rFonts w:ascii="Arial" w:eastAsia="Arial" w:hAnsi="Arial" w:cs="Arial"/>
        </w:rPr>
        <w:t>undergo</w:t>
      </w:r>
      <w:r>
        <w:rPr>
          <w:rFonts w:ascii="Arial" w:eastAsia="Arial" w:hAnsi="Arial" w:cs="Arial"/>
        </w:rPr>
        <w:t xml:space="preserve"> a </w:t>
      </w:r>
      <w:ins w:id="47" w:author="gus hennings" w:date="2021-10-20T18:09:00Z">
        <w:r w:rsidR="00140E9C">
          <w:rPr>
            <w:rFonts w:ascii="Arial" w:eastAsia="Arial" w:hAnsi="Arial" w:cs="Arial"/>
          </w:rPr>
          <w:t xml:space="preserve">surprise </w:t>
        </w:r>
      </w:ins>
      <w:r>
        <w:rPr>
          <w:rFonts w:ascii="Arial" w:eastAsia="Arial" w:hAnsi="Arial" w:cs="Arial"/>
        </w:rPr>
        <w:t xml:space="preserve">memory test </w:t>
      </w:r>
      <w:ins w:id="48" w:author="gus hennings" w:date="2021-10-20T18:09:00Z">
        <w:r w:rsidR="00140E9C">
          <w:rPr>
            <w:rFonts w:ascii="Arial" w:eastAsia="Arial" w:hAnsi="Arial" w:cs="Arial"/>
          </w:rPr>
          <w:t xml:space="preserve">for </w:t>
        </w:r>
      </w:ins>
      <w:del w:id="49" w:author="gus hennings" w:date="2021-10-20T18:09:00Z">
        <w:r w:rsidDel="00140E9C">
          <w:rPr>
            <w:rFonts w:ascii="Arial" w:eastAsia="Arial" w:hAnsi="Arial" w:cs="Arial"/>
          </w:rPr>
          <w:delText xml:space="preserve">composed of </w:delText>
        </w:r>
      </w:del>
      <w:r>
        <w:rPr>
          <w:rFonts w:ascii="Arial" w:eastAsia="Arial" w:hAnsi="Arial" w:cs="Arial"/>
        </w:rPr>
        <w:t>the unique CS</w:t>
      </w:r>
      <w:r w:rsidR="009271AB">
        <w:rPr>
          <w:rFonts w:ascii="Arial" w:eastAsia="Arial" w:hAnsi="Arial" w:cs="Arial"/>
        </w:rPr>
        <w:t xml:space="preserve"> exemplars</w:t>
      </w:r>
      <w:r>
        <w:rPr>
          <w:rFonts w:ascii="Arial" w:eastAsia="Arial" w:hAnsi="Arial" w:cs="Arial"/>
        </w:rPr>
        <w:t xml:space="preserve"> encoded during </w:t>
      </w:r>
      <w:del w:id="50" w:author="gus hennings" w:date="2021-10-20T18:09:00Z">
        <w:r w:rsidDel="00140E9C">
          <w:rPr>
            <w:rFonts w:ascii="Arial" w:eastAsia="Arial" w:hAnsi="Arial" w:cs="Arial"/>
          </w:rPr>
          <w:delText xml:space="preserve">both </w:delText>
        </w:r>
      </w:del>
      <w:r>
        <w:rPr>
          <w:rFonts w:ascii="Arial" w:eastAsia="Arial" w:hAnsi="Arial" w:cs="Arial"/>
        </w:rPr>
        <w:t xml:space="preserve">conditioning and extinction. This hybrid design overcomes </w:t>
      </w:r>
      <w:del w:id="51" w:author="gus hennings" w:date="2021-10-20T18:10:00Z">
        <w:r w:rsidDel="00140E9C">
          <w:rPr>
            <w:rFonts w:ascii="Arial" w:eastAsia="Arial" w:hAnsi="Arial" w:cs="Arial"/>
          </w:rPr>
          <w:delText xml:space="preserve">an </w:delText>
        </w:r>
      </w:del>
      <w:r>
        <w:rPr>
          <w:rFonts w:ascii="Arial" w:eastAsia="Arial" w:hAnsi="Arial" w:cs="Arial"/>
        </w:rPr>
        <w:t>inherent obstacle</w:t>
      </w:r>
      <w:ins w:id="52" w:author="gus hennings" w:date="2021-10-20T18:10:00Z">
        <w:r w:rsidR="00140E9C">
          <w:rPr>
            <w:rFonts w:ascii="Arial" w:eastAsia="Arial" w:hAnsi="Arial" w:cs="Arial"/>
          </w:rPr>
          <w:t>s</w:t>
        </w:r>
      </w:ins>
      <w:r>
        <w:rPr>
          <w:rFonts w:ascii="Arial" w:eastAsia="Arial" w:hAnsi="Arial" w:cs="Arial"/>
        </w:rPr>
        <w:t xml:space="preserve"> to </w:t>
      </w:r>
      <w:del w:id="53" w:author="gus hennings" w:date="2021-10-20T18:10:00Z">
        <w:r w:rsidDel="00140E9C">
          <w:rPr>
            <w:rFonts w:ascii="Arial" w:eastAsia="Arial" w:hAnsi="Arial" w:cs="Arial"/>
          </w:rPr>
          <w:delText xml:space="preserve">the </w:delText>
        </w:r>
      </w:del>
      <w:r>
        <w:rPr>
          <w:rFonts w:ascii="Arial" w:eastAsia="Arial" w:hAnsi="Arial" w:cs="Arial"/>
        </w:rPr>
        <w:t>typical conditioning protocol</w:t>
      </w:r>
      <w:ins w:id="54" w:author="gus hennings" w:date="2021-10-20T18:10:00Z">
        <w:r w:rsidR="00140E9C">
          <w:rPr>
            <w:rFonts w:ascii="Arial" w:eastAsia="Arial" w:hAnsi="Arial" w:cs="Arial"/>
          </w:rPr>
          <w:t>s</w:t>
        </w:r>
      </w:ins>
      <w:r>
        <w:rPr>
          <w:rFonts w:ascii="Arial" w:eastAsia="Arial" w:hAnsi="Arial" w:cs="Arial"/>
        </w:rPr>
        <w:t xml:space="preserve">. That is, typically the same CS (e.g., a colored shape) is repeated across all experimental </w:t>
      </w:r>
      <w:r w:rsidR="00A83006">
        <w:rPr>
          <w:rFonts w:ascii="Arial" w:eastAsia="Arial" w:hAnsi="Arial" w:cs="Arial"/>
        </w:rPr>
        <w:t>phases. Consequently</w:t>
      </w:r>
      <w:r>
        <w:rPr>
          <w:rFonts w:ascii="Arial" w:eastAsia="Arial" w:hAnsi="Arial" w:cs="Arial"/>
        </w:rPr>
        <w:t xml:space="preserve">, it is only possible to measure retrieval of either the putative fear or extinction memory at test, but not both. </w:t>
      </w:r>
      <w:r w:rsidR="00A83006">
        <w:rPr>
          <w:rFonts w:ascii="Arial" w:eastAsia="Arial" w:hAnsi="Arial" w:cs="Arial"/>
        </w:rPr>
        <w:t xml:space="preserve">In </w:t>
      </w:r>
      <w:r w:rsidR="009271AB">
        <w:rPr>
          <w:rFonts w:ascii="Arial" w:eastAsia="Arial" w:hAnsi="Arial" w:cs="Arial"/>
        </w:rPr>
        <w:t xml:space="preserve">our </w:t>
      </w:r>
      <w:r w:rsidR="00A83006">
        <w:rPr>
          <w:rFonts w:ascii="Arial" w:eastAsia="Arial" w:hAnsi="Arial" w:cs="Arial"/>
        </w:rPr>
        <w:t>hybrid design</w:t>
      </w:r>
      <w:r>
        <w:rPr>
          <w:rFonts w:ascii="Arial" w:eastAsia="Arial" w:hAnsi="Arial" w:cs="Arial"/>
        </w:rPr>
        <w:t xml:space="preserve"> we </w:t>
      </w:r>
      <w:r w:rsidR="00546117">
        <w:rPr>
          <w:rFonts w:ascii="Arial" w:eastAsia="Arial" w:hAnsi="Arial" w:cs="Arial"/>
        </w:rPr>
        <w:t>simultaneously</w:t>
      </w:r>
      <w:r w:rsidR="00A83006">
        <w:rPr>
          <w:rFonts w:ascii="Arial" w:eastAsia="Arial" w:hAnsi="Arial" w:cs="Arial"/>
        </w:rPr>
        <w:t xml:space="preserve"> isolate </w:t>
      </w:r>
      <w:r>
        <w:rPr>
          <w:rFonts w:ascii="Arial" w:eastAsia="Arial" w:hAnsi="Arial" w:cs="Arial"/>
        </w:rPr>
        <w:t>specific episodes associated with fear and extinction</w:t>
      </w:r>
      <w:r w:rsidR="00546117">
        <w:rPr>
          <w:rFonts w:ascii="Arial" w:eastAsia="Arial" w:hAnsi="Arial" w:cs="Arial"/>
        </w:rPr>
        <w:t xml:space="preserve"> (</w:t>
      </w:r>
      <w:r w:rsidR="00095A16">
        <w:rPr>
          <w:rFonts w:ascii="Arial" w:eastAsia="Arial" w:hAnsi="Arial" w:cs="Arial"/>
        </w:rPr>
        <w:t>comparable</w:t>
      </w:r>
      <w:r w:rsidR="00546117">
        <w:rPr>
          <w:rFonts w:ascii="Arial" w:eastAsia="Arial" w:hAnsi="Arial" w:cs="Arial"/>
        </w:rPr>
        <w:t xml:space="preserve"> t</w:t>
      </w:r>
      <w:r w:rsidR="009271AB">
        <w:rPr>
          <w:rFonts w:ascii="Arial" w:eastAsia="Arial" w:hAnsi="Arial" w:cs="Arial"/>
        </w:rPr>
        <w:t>o activity-dependent labeling in murine studies) and</w:t>
      </w:r>
      <w:r w:rsidR="00A83006">
        <w:rPr>
          <w:rFonts w:ascii="Arial" w:eastAsia="Arial" w:hAnsi="Arial" w:cs="Arial"/>
        </w:rPr>
        <w:t xml:space="preserve"> quantify the overlap in </w:t>
      </w:r>
      <w:r>
        <w:rPr>
          <w:rFonts w:ascii="Arial" w:eastAsia="Arial" w:hAnsi="Arial" w:cs="Arial"/>
        </w:rPr>
        <w:t>patterns of activity for each CS</w:t>
      </w:r>
      <w:r w:rsidR="00546117">
        <w:rPr>
          <w:rFonts w:ascii="Arial" w:eastAsia="Arial" w:hAnsi="Arial" w:cs="Arial"/>
        </w:rPr>
        <w:t xml:space="preserve"> as a function of the temporal context in which the CS was encoded</w:t>
      </w:r>
      <w:r>
        <w:rPr>
          <w:rFonts w:ascii="Arial" w:eastAsia="Arial" w:hAnsi="Arial" w:cs="Arial"/>
        </w:rPr>
        <w:t>. In this way, we</w:t>
      </w:r>
      <w:del w:id="55" w:author="gus hennings" w:date="2021-10-20T18:12:00Z">
        <w:r w:rsidDel="00140E9C">
          <w:rPr>
            <w:rFonts w:ascii="Arial" w:eastAsia="Arial" w:hAnsi="Arial" w:cs="Arial"/>
          </w:rPr>
          <w:delText xml:space="preserve"> can</w:delText>
        </w:r>
      </w:del>
      <w:r>
        <w:rPr>
          <w:rFonts w:ascii="Arial" w:eastAsia="Arial" w:hAnsi="Arial" w:cs="Arial"/>
        </w:rPr>
        <w:t xml:space="preserve"> quantify whether and how these competing memories</w:t>
      </w:r>
      <w:del w:id="56" w:author="gus hennings" w:date="2021-10-20T18:12:00Z">
        <w:r w:rsidDel="00140E9C">
          <w:rPr>
            <w:rFonts w:ascii="Arial" w:eastAsia="Arial" w:hAnsi="Arial" w:cs="Arial"/>
          </w:rPr>
          <w:delText xml:space="preserve"> are</w:delText>
        </w:r>
      </w:del>
      <w:r>
        <w:rPr>
          <w:rFonts w:ascii="Arial" w:eastAsia="Arial" w:hAnsi="Arial" w:cs="Arial"/>
        </w:rPr>
        <w:t xml:space="preserve"> distinctly organize</w:t>
      </w:r>
      <w:del w:id="57" w:author="gus hennings" w:date="2021-10-20T18:12:00Z">
        <w:r w:rsidDel="00140E9C">
          <w:rPr>
            <w:rFonts w:ascii="Arial" w:eastAsia="Arial" w:hAnsi="Arial" w:cs="Arial"/>
          </w:rPr>
          <w:delText>d</w:delText>
        </w:r>
      </w:del>
      <w:r>
        <w:rPr>
          <w:rFonts w:ascii="Arial" w:eastAsia="Arial" w:hAnsi="Arial" w:cs="Arial"/>
        </w:rPr>
        <w:t xml:space="preserve"> in</w:t>
      </w:r>
      <w:ins w:id="58" w:author="gus hennings" w:date="2021-10-20T18:12:00Z">
        <w:r w:rsidR="00140E9C">
          <w:rPr>
            <w:rFonts w:ascii="Arial" w:eastAsia="Arial" w:hAnsi="Arial" w:cs="Arial"/>
          </w:rPr>
          <w:t>to</w:t>
        </w:r>
      </w:ins>
      <w:r>
        <w:rPr>
          <w:rFonts w:ascii="Arial" w:eastAsia="Arial" w:hAnsi="Arial" w:cs="Arial"/>
        </w:rPr>
        <w:t xml:space="preserve"> separable patterns of activity </w:t>
      </w:r>
      <w:r w:rsidR="00AD0598">
        <w:rPr>
          <w:rFonts w:ascii="Arial" w:eastAsia="Arial" w:hAnsi="Arial" w:cs="Arial"/>
        </w:rPr>
        <w:t>in each</w:t>
      </w:r>
      <w:r>
        <w:rPr>
          <w:rFonts w:ascii="Arial" w:eastAsia="Arial" w:hAnsi="Arial" w:cs="Arial"/>
        </w:rPr>
        <w:t xml:space="preserve"> participant and in a single experiment. This design innovation allows us to leverage technical advances in </w:t>
      </w:r>
      <w:r w:rsidR="00546117">
        <w:rPr>
          <w:rFonts w:ascii="Arial" w:eastAsia="Arial" w:hAnsi="Arial" w:cs="Arial"/>
        </w:rPr>
        <w:t>multivariate</w:t>
      </w:r>
      <w:r w:rsidR="00AD0598">
        <w:rPr>
          <w:rFonts w:ascii="Arial" w:eastAsia="Arial" w:hAnsi="Arial" w:cs="Arial"/>
        </w:rPr>
        <w:t xml:space="preserve"> analyses of</w:t>
      </w:r>
      <w:r w:rsidR="00546117">
        <w:rPr>
          <w:rFonts w:ascii="Arial" w:eastAsia="Arial" w:hAnsi="Arial" w:cs="Arial"/>
        </w:rPr>
        <w:t xml:space="preserve"> </w:t>
      </w:r>
      <w:r>
        <w:rPr>
          <w:rFonts w:ascii="Arial" w:eastAsia="Arial" w:hAnsi="Arial" w:cs="Arial"/>
        </w:rPr>
        <w:t xml:space="preserve">neuroimaging </w:t>
      </w:r>
      <w:r w:rsidR="00AD0598">
        <w:rPr>
          <w:rFonts w:ascii="Arial" w:eastAsia="Arial" w:hAnsi="Arial" w:cs="Arial"/>
        </w:rPr>
        <w:t>data for</w:t>
      </w:r>
      <w:r>
        <w:rPr>
          <w:rFonts w:ascii="Arial" w:eastAsia="Arial" w:hAnsi="Arial" w:cs="Arial"/>
        </w:rPr>
        <w:t xml:space="preserve"> human episodic memory within the conceptual framework of functional labeling from rodent neurophysiology. </w:t>
      </w:r>
    </w:p>
    <w:p w14:paraId="3C96C4A0" w14:textId="4C5E1744" w:rsidR="000F625B" w:rsidRDefault="00B06370" w:rsidP="00A83006">
      <w:pPr>
        <w:spacing w:line="480" w:lineRule="auto"/>
        <w:ind w:firstLine="720"/>
        <w:jc w:val="both"/>
        <w:rPr>
          <w:rFonts w:ascii="Arial" w:eastAsia="Arial" w:hAnsi="Arial" w:cs="Arial"/>
        </w:rPr>
      </w:pPr>
      <w:r>
        <w:rPr>
          <w:rFonts w:ascii="Arial" w:eastAsia="Arial" w:hAnsi="Arial" w:cs="Arial"/>
        </w:rPr>
        <w:t xml:space="preserve">We hypothesized that the healthy adult brain organizes and maintains separable mnemonic representations of </w:t>
      </w:r>
      <w:r w:rsidR="00A83006">
        <w:rPr>
          <w:rFonts w:ascii="Arial" w:eastAsia="Arial" w:hAnsi="Arial" w:cs="Arial"/>
        </w:rPr>
        <w:t xml:space="preserve">fear </w:t>
      </w:r>
      <w:r>
        <w:rPr>
          <w:rFonts w:ascii="Arial" w:eastAsia="Arial" w:hAnsi="Arial" w:cs="Arial"/>
        </w:rPr>
        <w:t xml:space="preserve">and </w:t>
      </w:r>
      <w:r w:rsidR="00A83006">
        <w:rPr>
          <w:rFonts w:ascii="Arial" w:eastAsia="Arial" w:hAnsi="Arial" w:cs="Arial"/>
        </w:rPr>
        <w:t>extinction</w:t>
      </w:r>
      <w:r>
        <w:rPr>
          <w:rFonts w:ascii="Arial" w:eastAsia="Arial" w:hAnsi="Arial" w:cs="Arial"/>
        </w:rPr>
        <w:t xml:space="preserve">, and we sought to distinguish these memories based on the temporal context in which the memory was originally formed. </w:t>
      </w:r>
      <w:r w:rsidR="00A83006">
        <w:rPr>
          <w:rFonts w:ascii="Arial" w:eastAsia="Arial" w:hAnsi="Arial" w:cs="Arial"/>
        </w:rPr>
        <w:t>W</w:t>
      </w:r>
      <w:r>
        <w:rPr>
          <w:rFonts w:ascii="Arial" w:eastAsia="Arial" w:hAnsi="Arial" w:cs="Arial"/>
        </w:rPr>
        <w:t xml:space="preserve">e hypothesized that fear memories would be represented similarly </w:t>
      </w:r>
      <w:r w:rsidR="00A83006">
        <w:rPr>
          <w:rFonts w:ascii="Arial" w:eastAsia="Arial" w:hAnsi="Arial" w:cs="Arial"/>
        </w:rPr>
        <w:t xml:space="preserve">in </w:t>
      </w:r>
      <w:r>
        <w:rPr>
          <w:rFonts w:ascii="Arial" w:eastAsia="Arial" w:hAnsi="Arial" w:cs="Arial"/>
        </w:rPr>
        <w:t>healthy adults</w:t>
      </w:r>
      <w:r w:rsidR="00A83006">
        <w:rPr>
          <w:rFonts w:ascii="Arial" w:eastAsia="Arial" w:hAnsi="Arial" w:cs="Arial"/>
        </w:rPr>
        <w:t xml:space="preserve"> and individuals with post-traumatic stress symptoms (PTSS).</w:t>
      </w:r>
      <w:r w:rsidR="00546117">
        <w:rPr>
          <w:rFonts w:ascii="Arial" w:eastAsia="Arial" w:hAnsi="Arial" w:cs="Arial"/>
        </w:rPr>
        <w:t xml:space="preserve"> </w:t>
      </w:r>
      <w:r w:rsidR="00A83006">
        <w:rPr>
          <w:rFonts w:ascii="Arial" w:eastAsia="Arial" w:hAnsi="Arial" w:cs="Arial"/>
        </w:rPr>
        <w:t>However, based on extensive evidence of maladaptive</w:t>
      </w:r>
      <w:r>
        <w:rPr>
          <w:rFonts w:ascii="Arial" w:eastAsia="Arial" w:hAnsi="Arial" w:cs="Arial"/>
        </w:rPr>
        <w:t xml:space="preserve"> </w:t>
      </w:r>
      <w:r w:rsidR="002C2EE7">
        <w:rPr>
          <w:rFonts w:ascii="Arial" w:eastAsia="Arial" w:hAnsi="Arial" w:cs="Arial"/>
        </w:rPr>
        <w:t xml:space="preserve">processing and </w:t>
      </w:r>
      <w:r>
        <w:rPr>
          <w:rFonts w:ascii="Arial" w:eastAsia="Arial" w:hAnsi="Arial" w:cs="Arial"/>
        </w:rPr>
        <w:t>return of fear in PTSD</w:t>
      </w:r>
      <w:r w:rsidR="002C2EE7">
        <w:rPr>
          <w:rFonts w:ascii="Arial" w:eastAsia="Arial" w:hAnsi="Arial" w:cs="Arial"/>
        </w:rPr>
        <w:t xml:space="preserve"> </w:t>
      </w:r>
      <w:r w:rsidR="002C2EE7">
        <w:rPr>
          <w:rFonts w:ascii="Arial" w:eastAsia="Arial" w:hAnsi="Arial" w:cs="Arial"/>
        </w:rPr>
        <w:fldChar w:fldCharType="begin"/>
      </w:r>
      <w:r w:rsidR="00C06015">
        <w:rPr>
          <w:rFonts w:ascii="Arial" w:eastAsia="Arial" w:hAnsi="Arial" w:cs="Arial"/>
        </w:rPr>
        <w:instrText xml:space="preserve"> ADDIN ZOTERO_ITEM CSL_CITATION {"citationID":"q9tO8hmJ","properties":{"formattedCitation":"\\super 39\\uc0\\u8211{}41\\nosupersub{}","plainCitation":"39–41","noteIndex":0},"citationItems":[{"id":854,"uris":["http://zotero.org/users/7734491/items/SLI8HCHS"],"uri":["http://zotero.org/users/7734491/items/SLI8HCHS"],"itemData":{"id":854,"type":"article-journal","abstract":"Post-traumatic stress disorder (PTSD) patients display pervasive fear memories, expressed indiscriminately. Proposed mechanisms include enhanced fear learning and impaired extinction or extinction recall. Documented extinction recall deficits and failure to use safety signals could result from general failure to use contextual information, a hippocampus-dependent process. This can be probed by adding a renewal phase to standard conditioning and extinction paradigms. Human subjects with PTSD and combat controls were conditioned (skin conductance response), extinguished, and tested for extinction retention and renewal in a scanner (fMRI). Fear conditioning (light paired with shock) occurred in one context, followed by extinction in another, to create danger and safety contexts. The next day, the extinguished conditioned stimulus (CSϩE) was re-presented to assess extinction recall (safety context) and fear renewal (danger context). PTSD patients showed impaired extinction recall, with increased skin conductance and heightened amygdala activity to the extinguished CSϩ in the safety context. However, they also showed impaired fear renewal; in the danger context, they had less skin conductance response to CSϩE and lower activity in amygdala and ventral-medial prefrontal cortex compared with combat controls. Control subjects displayed appropriate contextual modulation of memory recall, with extinction (safety) memory prevailing in the safety context, and fear memory prevailing in the danger context. PTSD patients could not use safety context to sustain suppression of extinguished fear memory, but they also less effectively used danger context to enhance fear. They did not display globally enhanced fear expression, but rather showed a globally diminished capacity to use contextual information to modulate fear expression.","container-title":"Journal of Neuroscience","DOI":"10.1523/JNEUROSCI.4287-13.2014","ISSN":"0270-6474","issue":"40","note":"PMID: 25274821\npublisher: Society for Neuroscience\nCitation Key: Garfinkel2014\nISBN: 1529-2401 (Electronic)\\r0270-6474 (Linking)","page":"13435-13443","title":"Impaired Contextual Modulation of Memories in PTSD: An fMRI and Psychophysiological Study of Extinction Retention and Fear Renewal","URL":"http://www.jneurosci.org/cgi/doi/10.1523/JNEUROSCI.4287-13.2014","volume":"34","author":[{"family":"Garfinkel","given":"S. N."},{"family":"Abelson","given":"J. L."},{"family":"King","given":"A. P."},{"family":"Sripada","given":"R. K."},{"family":"Wang","given":"X."},{"family":"Gaines","given":"L. M."},{"family":"Liberzon","given":"I."}],"accessed":{"date-parts":[["2018",4,12]]},"issued":{"date-parts":[["2014",10,1]]}}},{"id":784,"uris":["http://zotero.org/users/7734491/items/BRPNUBKU"],"uri":["http://zotero.org/users/7734491/items/BRPNUBKU"],"itemData":{"id":784,"type":"article-journal","abstract":"Background: A clinical characteristic of posttraumatic stress disorder (PTSD) is persistently elevated fear responses to stimuli associated with the traumatic event. The objective herein is to determine whether extinction of fear responses is impaired in PTSD and whether such impairment is related to dysfunctional activation of brain regions known to be involved in fear extinction, viz., amygdala, hippocampus, ventromedial prefrontal cortex (vmPFC), and dorsal anterior cingulate cortex (dACC). Methods: Sixteen individuals diagnosed with PTSD and 15 trauma-exposed non-PTSD control subjects underwent a 2-day fear conditioning and extinction protocol in a 3-T functional magnetic resonance imaging scanner. Conditioning and extinction training were conducted on day 1. Extinction recall (or extinction memory) test was conducted on day 2 (extinguished conditioned stimuli presented in the absence of shock). Skin conductance response (SCR) was scored throughout the experiment as an index of the conditioned response. Results: The SCR data revealed no significant differences between groups during acquisition and extinction of conditioned fear on day 1. On day 2, however, PTSD subjects showed impaired recall of extinction memory. Analysis of functional magnetic resonance imaging data showed greater amygdala activation in the PTSD group during day 1 extinction learning. During extinction recall, lesser activation in hippocampus and vmPFC and greater activation in dACC were observed in the PTSD group. The magnitude of extinction memory across all subjects was correlated with activation of hippocampus and vmPFC during extinction recall testing. Conclusions: These findings support the hypothesis that fear extinction is impaired in PTSD. They further suggest that dysfunctional activation in brain structures that mediate fear extinction learning, and especially its recall, underlie this impairment. © 2009 Society of Biological Psychiatry.","container-title":"Biological Psychiatry","DOI":"10.1016/j.biopsych.2009.06.026","ISSN":"00063223","issue":"12","note":"PMID: 19748076\npublisher: Elsevier\nCitation Key: Milad2009\nISBN: 1873-2402 (Electronic)\\n0006-3223 (Linking)","page":"1075-1082","title":"Neurobiological Basis of Failure to Recall Extinction Memory in Posttraumatic Stress Disorder","URL":"https://www.sciencedirect.com/science/article/pii/S0006322309008968","volume":"66","author":[{"family":"Milad","given":"Mohammed R."},{"family":"Pitman","given":"Roger K."},{"family":"Ellis","given":"Cameron B."},{"family":"Gold","given":"Andrea L."},{"family":"Shin","given":"Lisa M."},{"family":"Lasko","given":"Natasha B."},{"family":"Zeidan","given":"Mohamed A."},{"family":"Handwerger","given":"Kathryn"},{"family":"Orr","given":"Scott P."},{"family":"Rauch","given":"Scott L."}],"accessed":{"date-parts":[["2018",5,3]]},"issued":{"date-parts":[["2009",12,15]]}}},{"id":856,"uris":["http://zotero.org/users/7734491/items/6C6FW8AN"],"uri":["http://zotero.org/users/7734491/items/6C6FW8AN"],"itemData":{"id":856,"type":"article-journal","abstract":"Medial prefrontal cortical areas have been hypothesized to underlie altered contextual processing in posttraumatic stress disorder (PTSD). We investigated brain signaling of contextual information in this disorder. Eighteen PTSD subjects and 16 healthy trauma-exposed subjects underwent a two-day fear conditioning and extinction paradigm. On day 1, within visual context A, a conditioned stimulus (CS) was followed 60% of the time by an electric shock (conditioning). The conditioned response was then extinguished (extinction learning) in context B. On day 2, recall of the extinction memory was tested in context B. Skin conductance response (SCR) and functional magnetic resonance imaging (fMRI) data were collected during context presentations. There were no SCR group differences in any context presentation. Concerning fMRI data, during late conditioning, when context A signaled danger, PTSD subjects showed dorsal anterior cingulate cortical (dACC) hyperactivation. During early extinction, when context B had not yet fully acquired signal value for safety, PTSD subjects still showed dACC hyperactivation. During late extinction, when context B had come to signal safety, they showed ventromedial prefrontal cortex (vmPFC) hypoactivation. During early extinction recall, when context B signaled safety, they showed both vmPFC hypoactivation and dACC hyperactivation. These findings suggest that PTSD subjects show alterations in the processing of contextual information related to danger and safety. This impairment is manifest even prior to a physiologically-measured, cue-elicited fear response, and characterized by hypoactivation in vmPFC and hyperactivation in dACC.","container-title":"CNS Neuroscience and Therapeutics","DOI":"10.1111/j.1755-5949.2010.00152.x","ISSN":"17555930","issue":"4","note":"PMID: 20406268\npublisher: Wiley/Blackwell (10.1111)\nCitation Key: Rougemont-Bucking2011\nISBN: 1755-5949 (Electronic)\\n1755-5930 (Linking)","page":"227-236","title":"Altered processing of contextual information during fear extinction in PTSD: An fMRI study","URL":"http://doi.wiley.com/10.1111/j.1755-5949.2010.00152.x","volume":"17","author":[{"family":"Rougemont-Bücking","given":"Ansgar"},{"family":"Linnman","given":"Clas"},{"family":"Zeffiro","given":"Thomas A."},{"family":"Zeidan","given":"Mohamed A."},{"family":"Lebron-Milad","given":"Kelimer"},{"family":"Rodriguez-Romaguera","given":"Jose"},{"family":"Rauch","given":"Scott L."},{"family":"Pitman","given":"Roger K."},{"family":"Milad","given":"Mohammed R."}],"accessed":{"date-parts":[["2018",4,12]]},"issued":{"date-parts":[["2011",8,1]]}}}],"schema":"https://github.com/citation-style-language/schema/raw/master/csl-citation.json"} </w:instrText>
      </w:r>
      <w:r w:rsidR="002C2EE7">
        <w:rPr>
          <w:rFonts w:ascii="Arial" w:eastAsia="Arial" w:hAnsi="Arial" w:cs="Arial"/>
        </w:rPr>
        <w:fldChar w:fldCharType="separate"/>
      </w:r>
      <w:r w:rsidR="00C06015" w:rsidRPr="00C06015">
        <w:rPr>
          <w:rFonts w:ascii="Arial" w:hAnsi="Arial" w:cs="Arial"/>
          <w:szCs w:val="24"/>
          <w:vertAlign w:val="superscript"/>
        </w:rPr>
        <w:t>39–41</w:t>
      </w:r>
      <w:r w:rsidR="002C2EE7">
        <w:rPr>
          <w:rFonts w:ascii="Arial" w:eastAsia="Arial" w:hAnsi="Arial" w:cs="Arial"/>
        </w:rPr>
        <w:fldChar w:fldCharType="end"/>
      </w:r>
      <w:r w:rsidR="002C2EE7">
        <w:rPr>
          <w:rFonts w:ascii="Arial" w:eastAsia="Arial" w:hAnsi="Arial" w:cs="Arial"/>
        </w:rPr>
        <w:t xml:space="preserve">, </w:t>
      </w:r>
      <w:r w:rsidR="00A83006">
        <w:rPr>
          <w:rFonts w:ascii="Arial" w:eastAsia="Arial" w:hAnsi="Arial" w:cs="Arial"/>
        </w:rPr>
        <w:t>we hypothesized that neural organization</w:t>
      </w:r>
      <w:r>
        <w:rPr>
          <w:rFonts w:ascii="Arial" w:eastAsia="Arial" w:hAnsi="Arial" w:cs="Arial"/>
        </w:rPr>
        <w:t xml:space="preserve"> of extinction memories would differ</w:t>
      </w:r>
      <w:r w:rsidR="00A83006">
        <w:rPr>
          <w:rFonts w:ascii="Arial" w:eastAsia="Arial" w:hAnsi="Arial" w:cs="Arial"/>
        </w:rPr>
        <w:t xml:space="preserve"> between groups</w:t>
      </w:r>
      <w:r>
        <w:rPr>
          <w:rFonts w:ascii="Arial" w:eastAsia="Arial" w:hAnsi="Arial" w:cs="Arial"/>
        </w:rPr>
        <w:t>.</w:t>
      </w:r>
    </w:p>
    <w:p w14:paraId="097FFCDC" w14:textId="77777777" w:rsidR="000F625B" w:rsidRDefault="00B06370">
      <w:pPr>
        <w:spacing w:line="480" w:lineRule="auto"/>
        <w:jc w:val="both"/>
        <w:rPr>
          <w:rFonts w:ascii="Arial" w:eastAsia="Arial" w:hAnsi="Arial" w:cs="Arial"/>
        </w:rPr>
      </w:pPr>
      <w:r>
        <w:rPr>
          <w:rFonts w:ascii="Arial" w:eastAsia="Arial" w:hAnsi="Arial" w:cs="Arial"/>
          <w:b/>
        </w:rPr>
        <w:t>RESULTS</w:t>
      </w:r>
    </w:p>
    <w:p w14:paraId="0E142904" w14:textId="2023F815" w:rsidR="000F625B" w:rsidRDefault="00595B6B">
      <w:pPr>
        <w:spacing w:line="480" w:lineRule="auto"/>
        <w:ind w:firstLine="720"/>
        <w:jc w:val="both"/>
        <w:rPr>
          <w:rFonts w:ascii="Arial" w:eastAsia="Arial" w:hAnsi="Arial" w:cs="Arial"/>
        </w:rPr>
      </w:pPr>
      <w:ins w:id="59" w:author="gus hennings" w:date="2021-10-21T10:49:00Z">
        <w:r>
          <w:rPr>
            <w:rFonts w:ascii="Arial" w:eastAsia="Arial" w:hAnsi="Arial" w:cs="Arial"/>
            <w:b/>
          </w:rPr>
          <w:lastRenderedPageBreak/>
          <w:t>Figure</w:t>
        </w:r>
      </w:ins>
      <w:del w:id="60" w:author="gus hennings" w:date="2021-10-21T10:49:00Z">
        <w:r w:rsidR="00B06370" w:rsidDel="00595B6B">
          <w:rPr>
            <w:rFonts w:ascii="Arial" w:eastAsia="Arial" w:hAnsi="Arial" w:cs="Arial"/>
            <w:b/>
          </w:rPr>
          <w:delText>Fig.</w:delText>
        </w:r>
      </w:del>
      <w:r w:rsidR="00B06370">
        <w:rPr>
          <w:rFonts w:ascii="Arial" w:eastAsia="Arial" w:hAnsi="Arial" w:cs="Arial"/>
          <w:b/>
        </w:rPr>
        <w:t xml:space="preserve"> 1 </w:t>
      </w:r>
      <w:r w:rsidR="00B06370">
        <w:rPr>
          <w:rFonts w:ascii="Arial" w:eastAsia="Arial" w:hAnsi="Arial" w:cs="Arial"/>
        </w:rPr>
        <w:t xml:space="preserve">provides an overview of </w:t>
      </w:r>
      <w:del w:id="61" w:author="gus hennings" w:date="2021-10-20T18:14:00Z">
        <w:r w:rsidR="00B06370" w:rsidDel="000142E4">
          <w:rPr>
            <w:rFonts w:ascii="Arial" w:eastAsia="Arial" w:hAnsi="Arial" w:cs="Arial"/>
          </w:rPr>
          <w:delText xml:space="preserve">the study procedures and </w:delText>
        </w:r>
      </w:del>
      <w:r w:rsidR="00B06370">
        <w:rPr>
          <w:rFonts w:ascii="Arial" w:eastAsia="Arial" w:hAnsi="Arial" w:cs="Arial"/>
        </w:rPr>
        <w:t>analytic approach.</w:t>
      </w:r>
      <w:ins w:id="62" w:author="gus hennings" w:date="2021-10-20T18:14:00Z">
        <w:r w:rsidR="000142E4">
          <w:rPr>
            <w:rFonts w:ascii="Arial" w:eastAsia="Arial" w:hAnsi="Arial" w:cs="Arial"/>
          </w:rPr>
          <w:t xml:space="preserve"> Participants</w:t>
        </w:r>
      </w:ins>
      <w:del w:id="63" w:author="gus hennings" w:date="2021-10-20T18:14:00Z">
        <w:r w:rsidR="00B06370" w:rsidDel="000142E4">
          <w:rPr>
            <w:rFonts w:ascii="Arial" w:eastAsia="Arial" w:hAnsi="Arial" w:cs="Arial"/>
          </w:rPr>
          <w:delText xml:space="preserve"> Each subject</w:delText>
        </w:r>
      </w:del>
      <w:r w:rsidR="00B06370">
        <w:rPr>
          <w:rFonts w:ascii="Arial" w:eastAsia="Arial" w:hAnsi="Arial" w:cs="Arial"/>
        </w:rPr>
        <w:t xml:space="preserve"> encoded trial-unique pictures of animals and tools before, during, and after fear conditioning. One semantic category (animals or tools, counterbalanced) served as CS+ and co-terminated with an electrical shock</w:t>
      </w:r>
      <w:del w:id="64" w:author="gus hennings" w:date="2021-10-20T18:15:00Z">
        <w:r w:rsidR="00B06370" w:rsidDel="000142E4">
          <w:rPr>
            <w:rFonts w:ascii="Arial" w:eastAsia="Arial" w:hAnsi="Arial" w:cs="Arial"/>
          </w:rPr>
          <w:delText xml:space="preserve"> on</w:delText>
        </w:r>
      </w:del>
      <w:ins w:id="65" w:author="gus hennings" w:date="2021-10-20T18:15:00Z">
        <w:r w:rsidR="000142E4">
          <w:rPr>
            <w:rFonts w:ascii="Arial" w:eastAsia="Arial" w:hAnsi="Arial" w:cs="Arial"/>
          </w:rPr>
          <w:t xml:space="preserve"> </w:t>
        </w:r>
      </w:ins>
      <w:del w:id="66" w:author="gus hennings" w:date="2021-10-20T18:15:00Z">
        <w:r w:rsidR="00B06370" w:rsidDel="000142E4">
          <w:rPr>
            <w:rFonts w:ascii="Arial" w:eastAsia="Arial" w:hAnsi="Arial" w:cs="Arial"/>
          </w:rPr>
          <w:delText xml:space="preserve"> 50% of trials </w:delText>
        </w:r>
      </w:del>
      <w:r w:rsidR="00B06370">
        <w:rPr>
          <w:rFonts w:ascii="Arial" w:eastAsia="Arial" w:hAnsi="Arial" w:cs="Arial"/>
        </w:rPr>
        <w:t>during fear conditioning</w:t>
      </w:r>
      <w:ins w:id="67" w:author="gus hennings" w:date="2021-10-20T18:15:00Z">
        <w:r w:rsidR="000142E4">
          <w:rPr>
            <w:rFonts w:ascii="Arial" w:eastAsia="Arial" w:hAnsi="Arial" w:cs="Arial"/>
          </w:rPr>
          <w:t xml:space="preserve"> (50% reinforcement)</w:t>
        </w:r>
      </w:ins>
      <w:r w:rsidR="00B06370">
        <w:rPr>
          <w:rFonts w:ascii="Arial" w:eastAsia="Arial" w:hAnsi="Arial" w:cs="Arial"/>
        </w:rPr>
        <w:t xml:space="preserve">, while the other category never paired with shock (CS-). Extinction learning immediately followed </w:t>
      </w:r>
      <w:del w:id="68" w:author="gus hennings" w:date="2021-10-20T18:15:00Z">
        <w:r w:rsidR="00B06370" w:rsidDel="00C80A2A">
          <w:rPr>
            <w:rFonts w:ascii="Arial" w:eastAsia="Arial" w:hAnsi="Arial" w:cs="Arial"/>
          </w:rPr>
          <w:delText xml:space="preserve">fear </w:delText>
        </w:r>
      </w:del>
      <w:r w:rsidR="00B06370">
        <w:rPr>
          <w:rFonts w:ascii="Arial" w:eastAsia="Arial" w:hAnsi="Arial" w:cs="Arial"/>
        </w:rPr>
        <w:t xml:space="preserve">conditioning, during which no shocks were delivered. Participants returned 24-hours </w:t>
      </w:r>
      <w:ins w:id="69" w:author="gus hennings" w:date="2021-10-20T18:16:00Z">
        <w:r w:rsidR="00C80A2A">
          <w:rPr>
            <w:rFonts w:ascii="Arial" w:eastAsia="Arial" w:hAnsi="Arial" w:cs="Arial"/>
          </w:rPr>
          <w:t xml:space="preserve">later </w:t>
        </w:r>
      </w:ins>
      <w:del w:id="70" w:author="gus hennings" w:date="2021-10-20T18:16:00Z">
        <w:r w:rsidR="00B06370" w:rsidDel="00C80A2A">
          <w:rPr>
            <w:rFonts w:ascii="Arial" w:eastAsia="Arial" w:hAnsi="Arial" w:cs="Arial"/>
          </w:rPr>
          <w:delText xml:space="preserve">later </w:delText>
        </w:r>
      </w:del>
      <w:r w:rsidR="00B06370">
        <w:rPr>
          <w:rFonts w:ascii="Arial" w:eastAsia="Arial" w:hAnsi="Arial" w:cs="Arial"/>
        </w:rPr>
        <w:t xml:space="preserve">for a surprise recognition memory test comprised of </w:t>
      </w:r>
      <w:ins w:id="71" w:author="gus hennings" w:date="2021-10-20T18:17:00Z">
        <w:r w:rsidR="00C80A2A">
          <w:rPr>
            <w:rFonts w:ascii="Arial" w:eastAsia="Arial" w:hAnsi="Arial" w:cs="Arial"/>
          </w:rPr>
          <w:t xml:space="preserve">all </w:t>
        </w:r>
      </w:ins>
      <w:r w:rsidR="00B06370">
        <w:rPr>
          <w:rFonts w:ascii="Arial" w:eastAsia="Arial" w:hAnsi="Arial" w:cs="Arial"/>
        </w:rPr>
        <w:t xml:space="preserve">the CSs </w:t>
      </w:r>
      <w:ins w:id="72" w:author="gus hennings" w:date="2021-10-20T18:17:00Z">
        <w:r w:rsidR="00C80A2A">
          <w:rPr>
            <w:rFonts w:ascii="Arial" w:eastAsia="Arial" w:hAnsi="Arial" w:cs="Arial"/>
          </w:rPr>
          <w:t xml:space="preserve">plus </w:t>
        </w:r>
      </w:ins>
      <w:del w:id="73" w:author="gus hennings" w:date="2021-10-20T18:17:00Z">
        <w:r w:rsidR="00B06370" w:rsidDel="00C80A2A">
          <w:rPr>
            <w:rFonts w:ascii="Arial" w:eastAsia="Arial" w:hAnsi="Arial" w:cs="Arial"/>
          </w:rPr>
          <w:delText xml:space="preserve">from each phase plus </w:delText>
        </w:r>
      </w:del>
      <w:r w:rsidR="00B06370">
        <w:rPr>
          <w:rFonts w:ascii="Arial" w:eastAsia="Arial" w:hAnsi="Arial" w:cs="Arial"/>
        </w:rPr>
        <w:t xml:space="preserve">novel lures. </w:t>
      </w:r>
    </w:p>
    <w:p w14:paraId="36762E8F" w14:textId="77777777" w:rsidR="000F625B" w:rsidDel="00100D42" w:rsidRDefault="000F625B">
      <w:pPr>
        <w:spacing w:line="480" w:lineRule="auto"/>
        <w:jc w:val="center"/>
        <w:rPr>
          <w:del w:id="74" w:author="gus hennings" w:date="2021-10-18T13:20:00Z"/>
          <w:rFonts w:ascii="Arial" w:eastAsia="Arial" w:hAnsi="Arial" w:cs="Arial"/>
        </w:rPr>
      </w:pPr>
    </w:p>
    <w:p w14:paraId="74ED5DE0" w14:textId="6A56CBD5" w:rsidR="005E3F25" w:rsidDel="00100D42" w:rsidRDefault="005E3F25">
      <w:pPr>
        <w:spacing w:line="480" w:lineRule="auto"/>
        <w:jc w:val="center"/>
        <w:rPr>
          <w:del w:id="75" w:author="gus hennings" w:date="2021-10-18T13:20:00Z"/>
          <w:rFonts w:ascii="Arial" w:eastAsia="Arial" w:hAnsi="Arial" w:cs="Arial"/>
          <w:noProof/>
        </w:rPr>
      </w:pPr>
    </w:p>
    <w:p w14:paraId="6EE4EEF3" w14:textId="1ED6A1BE" w:rsidR="000F625B" w:rsidDel="00100D42" w:rsidRDefault="00B06370">
      <w:pPr>
        <w:spacing w:line="480" w:lineRule="auto"/>
        <w:rPr>
          <w:del w:id="76" w:author="gus hennings" w:date="2021-10-18T13:20:00Z"/>
          <w:rFonts w:ascii="Arial" w:eastAsia="Arial" w:hAnsi="Arial" w:cs="Arial"/>
        </w:rPr>
        <w:pPrChange w:id="77" w:author="gus hennings" w:date="2021-10-18T13:20:00Z">
          <w:pPr>
            <w:spacing w:line="480" w:lineRule="auto"/>
            <w:jc w:val="center"/>
          </w:pPr>
        </w:pPrChange>
      </w:pPr>
      <w:del w:id="78" w:author="gus hennings" w:date="2021-10-18T13:20:00Z">
        <w:r w:rsidDel="00100D42">
          <w:rPr>
            <w:rFonts w:ascii="Arial" w:eastAsia="Arial" w:hAnsi="Arial" w:cs="Arial"/>
            <w:noProof/>
          </w:rPr>
          <w:drawing>
            <wp:inline distT="0" distB="0" distL="0" distR="0" wp14:anchorId="3E206C67" wp14:editId="0AF7ABB7">
              <wp:extent cx="6292241" cy="4789805"/>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1" name="image5.png"/>
                      <pic:cNvPicPr preferRelativeResize="0"/>
                    </pic:nvPicPr>
                    <pic:blipFill rotWithShape="1">
                      <a:blip r:embed="rId9" cstate="print">
                        <a:extLst>
                          <a:ext uri="{28A0092B-C50C-407E-A947-70E740481C1C}">
                            <a14:useLocalDpi xmlns:a14="http://schemas.microsoft.com/office/drawing/2010/main" val="0"/>
                          </a:ext>
                        </a:extLst>
                      </a:blip>
                      <a:srcRect l="6828" r="-36"/>
                      <a:stretch/>
                    </pic:blipFill>
                    <pic:spPr bwMode="auto">
                      <a:xfrm>
                        <a:off x="0" y="0"/>
                        <a:ext cx="6292791" cy="4790224"/>
                      </a:xfrm>
                      <a:prstGeom prst="rect">
                        <a:avLst/>
                      </a:prstGeom>
                      <a:ln>
                        <a:noFill/>
                      </a:ln>
                      <a:extLst>
                        <a:ext uri="{53640926-AAD7-44D8-BBD7-CCE9431645EC}">
                          <a14:shadowObscured xmlns:a14="http://schemas.microsoft.com/office/drawing/2010/main"/>
                        </a:ext>
                      </a:extLst>
                    </pic:spPr>
                  </pic:pic>
                </a:graphicData>
              </a:graphic>
            </wp:inline>
          </w:drawing>
        </w:r>
      </w:del>
    </w:p>
    <w:p w14:paraId="53192232" w14:textId="4A7695C5" w:rsidR="00D00C52" w:rsidDel="00667D44" w:rsidRDefault="00B06370" w:rsidP="00D00C5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del w:id="79" w:author="gus hennings" w:date="2021-10-18T13:30:00Z"/>
          <w:rFonts w:ascii="Arial" w:eastAsia="Arial" w:hAnsi="Arial" w:cs="Arial"/>
          <w:color w:val="1D1C1D"/>
        </w:rPr>
      </w:pPr>
      <w:del w:id="80" w:author="gus hennings" w:date="2021-10-18T13:30:00Z">
        <w:r w:rsidDel="00667D44">
          <w:rPr>
            <w:rFonts w:ascii="Arial" w:eastAsia="Arial" w:hAnsi="Arial" w:cs="Arial"/>
            <w:b/>
            <w:color w:val="000000"/>
          </w:rPr>
          <w:delText xml:space="preserve">Figure 1. </w:delText>
        </w:r>
        <w:r w:rsidDel="00667D44">
          <w:rPr>
            <w:rFonts w:ascii="Arial" w:eastAsia="Arial" w:hAnsi="Arial" w:cs="Arial"/>
            <w:b/>
            <w:color w:val="1D1C1D"/>
          </w:rPr>
          <w:delText>Divided organization of fear and extinction memories in the human brain</w:delText>
        </w:r>
        <w:r w:rsidDel="00667D44">
          <w:rPr>
            <w:rFonts w:ascii="Arial" w:eastAsia="Arial" w:hAnsi="Arial" w:cs="Arial"/>
            <w:color w:val="1D1C1D"/>
          </w:rPr>
          <w:delText xml:space="preserve">. </w:delText>
        </w:r>
        <w:r w:rsidR="00DC0083" w:rsidDel="00667D44">
          <w:rPr>
            <w:rFonts w:ascii="Arial" w:eastAsia="Arial" w:hAnsi="Arial" w:cs="Arial"/>
            <w:b/>
            <w:color w:val="1D1C1D"/>
          </w:rPr>
          <w:delText>a</w:delText>
        </w:r>
        <w:r w:rsidDel="00667D44">
          <w:rPr>
            <w:rFonts w:ascii="Arial" w:eastAsia="Arial" w:hAnsi="Arial" w:cs="Arial"/>
            <w:color w:val="1D1C1D"/>
          </w:rPr>
          <w:delText xml:space="preserve">. </w:delText>
        </w:r>
        <w:r w:rsidDel="00667D44">
          <w:rPr>
            <w:rFonts w:ascii="Arial" w:eastAsia="Arial" w:hAnsi="Arial" w:cs="Arial"/>
            <w:b/>
            <w:color w:val="1D1C1D"/>
          </w:rPr>
          <w:delText>Schematic overview.</w:delText>
        </w:r>
        <w:r w:rsidDel="00667D44">
          <w:rPr>
            <w:rFonts w:ascii="Arial" w:eastAsia="Arial" w:hAnsi="Arial" w:cs="Arial"/>
            <w:color w:val="1D1C1D"/>
          </w:rPr>
          <w:delText xml:space="preserve"> People maintain competing representations of threat and safety for closely related stimuli or situations</w:delText>
        </w:r>
      </w:del>
      <w:del w:id="81" w:author="gus hennings" w:date="2021-10-18T13:10:00Z">
        <w:r w:rsidDel="00E81589">
          <w:rPr>
            <w:rFonts w:ascii="Arial" w:eastAsia="Arial" w:hAnsi="Arial" w:cs="Arial"/>
            <w:color w:val="1D1C1D"/>
          </w:rPr>
          <w:delText xml:space="preserve">. We </w:delText>
        </w:r>
      </w:del>
      <w:del w:id="82" w:author="gus hennings" w:date="2021-10-18T13:30:00Z">
        <w:r w:rsidDel="00667D44">
          <w:rPr>
            <w:rFonts w:ascii="Arial" w:eastAsia="Arial" w:hAnsi="Arial" w:cs="Arial"/>
            <w:color w:val="1D1C1D"/>
          </w:rPr>
          <w:delText xml:space="preserve">can often retrieve the appropriate </w:delText>
        </w:r>
      </w:del>
      <w:del w:id="83" w:author="gus hennings" w:date="2021-10-18T13:10:00Z">
        <w:r w:rsidDel="00E81589">
          <w:rPr>
            <w:rFonts w:ascii="Arial" w:eastAsia="Arial" w:hAnsi="Arial" w:cs="Arial"/>
            <w:color w:val="1D1C1D"/>
          </w:rPr>
          <w:delText xml:space="preserve">associative memory </w:delText>
        </w:r>
      </w:del>
      <w:del w:id="84" w:author="gus hennings" w:date="2021-10-18T13:30:00Z">
        <w:r w:rsidDel="00667D44">
          <w:rPr>
            <w:rFonts w:ascii="Arial" w:eastAsia="Arial" w:hAnsi="Arial" w:cs="Arial"/>
            <w:color w:val="1D1C1D"/>
          </w:rPr>
          <w:delText xml:space="preserve">given the context. </w:delText>
        </w:r>
      </w:del>
      <w:del w:id="85" w:author="gus hennings" w:date="2021-10-18T13:10:00Z">
        <w:r w:rsidDel="00E81589">
          <w:rPr>
            <w:rFonts w:ascii="Arial" w:eastAsia="Arial" w:hAnsi="Arial" w:cs="Arial"/>
            <w:color w:val="1D1C1D"/>
          </w:rPr>
          <w:delText>How the brain organizes these competing memories remains an important question, as d</w:delText>
        </w:r>
      </w:del>
      <w:del w:id="86" w:author="gus hennings" w:date="2021-10-18T13:30:00Z">
        <w:r w:rsidDel="00667D44">
          <w:rPr>
            <w:rFonts w:ascii="Arial" w:eastAsia="Arial" w:hAnsi="Arial" w:cs="Arial"/>
            <w:color w:val="1D1C1D"/>
          </w:rPr>
          <w:delText xml:space="preserve">isorganization between </w:delText>
        </w:r>
      </w:del>
      <w:del w:id="87" w:author="gus hennings" w:date="2021-10-18T13:10:00Z">
        <w:r w:rsidDel="00E81589">
          <w:rPr>
            <w:rFonts w:ascii="Arial" w:eastAsia="Arial" w:hAnsi="Arial" w:cs="Arial"/>
            <w:color w:val="1D1C1D"/>
          </w:rPr>
          <w:delText>them</w:delText>
        </w:r>
      </w:del>
      <w:del w:id="88" w:author="gus hennings" w:date="2021-10-18T13:30:00Z">
        <w:r w:rsidDel="00667D44">
          <w:rPr>
            <w:rFonts w:ascii="Arial" w:eastAsia="Arial" w:hAnsi="Arial" w:cs="Arial"/>
            <w:color w:val="1D1C1D"/>
          </w:rPr>
          <w:delText xml:space="preserve"> </w:delText>
        </w:r>
      </w:del>
      <w:del w:id="89" w:author="gus hennings" w:date="2021-10-18T13:20:00Z">
        <w:r w:rsidDel="00100D42">
          <w:rPr>
            <w:rFonts w:ascii="Arial" w:eastAsia="Arial" w:hAnsi="Arial" w:cs="Arial"/>
            <w:color w:val="1D1C1D"/>
          </w:rPr>
          <w:delText xml:space="preserve">may </w:delText>
        </w:r>
      </w:del>
      <w:del w:id="90" w:author="gus hennings" w:date="2021-10-18T13:30:00Z">
        <w:r w:rsidDel="00667D44">
          <w:rPr>
            <w:rFonts w:ascii="Arial" w:eastAsia="Arial" w:hAnsi="Arial" w:cs="Arial"/>
            <w:color w:val="1D1C1D"/>
          </w:rPr>
          <w:delText xml:space="preserve">lead to maladaptive </w:delText>
        </w:r>
      </w:del>
      <w:del w:id="91" w:author="gus hennings" w:date="2021-10-18T13:20:00Z">
        <w:r w:rsidDel="00100D42">
          <w:rPr>
            <w:rFonts w:ascii="Arial" w:eastAsia="Arial" w:hAnsi="Arial" w:cs="Arial"/>
            <w:color w:val="1D1C1D"/>
          </w:rPr>
          <w:delText>fear and anxiety</w:delText>
        </w:r>
      </w:del>
      <w:del w:id="92" w:author="gus hennings" w:date="2021-10-18T13:30:00Z">
        <w:r w:rsidDel="00667D44">
          <w:rPr>
            <w:rFonts w:ascii="Arial" w:eastAsia="Arial" w:hAnsi="Arial" w:cs="Arial"/>
            <w:color w:val="1D1C1D"/>
          </w:rPr>
          <w:delText xml:space="preserve"> in harmless situations. </w:delText>
        </w:r>
        <w:r w:rsidR="00DC0083" w:rsidDel="00667D44">
          <w:rPr>
            <w:rFonts w:ascii="Arial" w:eastAsia="Arial" w:hAnsi="Arial" w:cs="Arial"/>
            <w:b/>
            <w:color w:val="1D1C1D"/>
          </w:rPr>
          <w:delText>b</w:delText>
        </w:r>
        <w:r w:rsidDel="00667D44">
          <w:rPr>
            <w:rFonts w:ascii="Arial" w:eastAsia="Arial" w:hAnsi="Arial" w:cs="Arial"/>
            <w:b/>
            <w:color w:val="1D1C1D"/>
          </w:rPr>
          <w:delText>. Simplified circuits diagrams</w:delText>
        </w:r>
        <w:r w:rsidDel="00667D44">
          <w:rPr>
            <w:rFonts w:ascii="Arial" w:eastAsia="Arial" w:hAnsi="Arial" w:cs="Arial"/>
            <w:color w:val="1D1C1D"/>
          </w:rPr>
          <w:delText xml:space="preserve"> of fear and extinction memory retrieval, highlighting the interactions between the MTL and mPFC. </w:delText>
        </w:r>
      </w:del>
      <w:del w:id="93" w:author="gus hennings" w:date="2021-10-18T13:21:00Z">
        <w:r w:rsidDel="00100D42">
          <w:rPr>
            <w:rFonts w:ascii="Arial" w:eastAsia="Arial" w:hAnsi="Arial" w:cs="Arial"/>
            <w:color w:val="1D1C1D"/>
          </w:rPr>
          <w:delText>H</w:delText>
        </w:r>
      </w:del>
      <w:del w:id="94" w:author="gus hennings" w:date="2021-10-18T13:30:00Z">
        <w:r w:rsidDel="00667D44">
          <w:rPr>
            <w:rFonts w:ascii="Arial" w:eastAsia="Arial" w:hAnsi="Arial" w:cs="Arial"/>
            <w:color w:val="1D1C1D"/>
          </w:rPr>
          <w:delText>uman homologues of neural structures in rodents</w:delText>
        </w:r>
      </w:del>
      <w:del w:id="95" w:author="gus hennings" w:date="2021-10-18T13:21:00Z">
        <w:r w:rsidDel="00100D42">
          <w:rPr>
            <w:rFonts w:ascii="Arial" w:eastAsia="Arial" w:hAnsi="Arial" w:cs="Arial"/>
            <w:color w:val="1D1C1D"/>
          </w:rPr>
          <w:delText xml:space="preserve"> are given in parentheses</w:delText>
        </w:r>
      </w:del>
      <w:del w:id="96" w:author="gus hennings" w:date="2021-10-18T13:30:00Z">
        <w:r w:rsidDel="00667D44">
          <w:rPr>
            <w:rFonts w:ascii="Arial" w:eastAsia="Arial" w:hAnsi="Arial" w:cs="Arial"/>
            <w:color w:val="1D1C1D"/>
          </w:rPr>
          <w:delText xml:space="preserve">. </w:delText>
        </w:r>
        <w:r w:rsidR="00DC0083" w:rsidDel="00667D44">
          <w:rPr>
            <w:rFonts w:ascii="Arial" w:eastAsia="Arial" w:hAnsi="Arial" w:cs="Arial"/>
            <w:b/>
            <w:color w:val="1D1C1D"/>
          </w:rPr>
          <w:delText>c</w:delText>
        </w:r>
        <w:r w:rsidDel="00667D44">
          <w:rPr>
            <w:rFonts w:ascii="Arial" w:eastAsia="Arial" w:hAnsi="Arial" w:cs="Arial"/>
            <w:b/>
            <w:color w:val="1D1C1D"/>
          </w:rPr>
          <w:delText>.</w:delText>
        </w:r>
        <w:r w:rsidDel="00667D44">
          <w:rPr>
            <w:rFonts w:ascii="Arial" w:eastAsia="Arial" w:hAnsi="Arial" w:cs="Arial"/>
            <w:color w:val="1D1C1D"/>
          </w:rPr>
          <w:delText xml:space="preserve"> </w:delText>
        </w:r>
        <w:r w:rsidDel="00667D44">
          <w:rPr>
            <w:rFonts w:ascii="Arial" w:eastAsia="Arial" w:hAnsi="Arial" w:cs="Arial"/>
            <w:b/>
            <w:color w:val="1D1C1D"/>
          </w:rPr>
          <w:delText>Overview of the associative learning task on Day 1.</w:delText>
        </w:r>
        <w:r w:rsidDel="00667D44">
          <w:rPr>
            <w:rFonts w:ascii="Arial" w:eastAsia="Arial" w:hAnsi="Arial" w:cs="Arial"/>
            <w:color w:val="1D1C1D"/>
          </w:rPr>
          <w:delText xml:space="preserve"> Semantic categories of images served as the CS+/-, each trial was a unique category exemplar that did not repeat.</w:delText>
        </w:r>
      </w:del>
      <w:del w:id="97" w:author="gus hennings" w:date="2021-10-18T13:22:00Z">
        <w:r w:rsidDel="00100D42">
          <w:rPr>
            <w:rFonts w:ascii="Arial" w:eastAsia="Arial" w:hAnsi="Arial" w:cs="Arial"/>
            <w:color w:val="1D1C1D"/>
          </w:rPr>
          <w:delText xml:space="preserve"> During fear conditioning, 50% of the CS+s co-terminated with a mild electric shock (US). During extinction learning, a stream of natural scene images appeared between CSs (see Hennings et al., 2020</w:delText>
        </w:r>
        <w:r w:rsidR="00EE6BDE" w:rsidDel="00100D42">
          <w:rPr>
            <w:rFonts w:ascii="Arial" w:eastAsia="Arial" w:hAnsi="Arial" w:cs="Arial"/>
            <w:color w:val="1D1C1D"/>
          </w:rPr>
          <w:fldChar w:fldCharType="begin"/>
        </w:r>
        <w:r w:rsidR="00EE6BDE" w:rsidDel="00100D42">
          <w:rPr>
            <w:rFonts w:ascii="Arial" w:eastAsia="Arial" w:hAnsi="Arial" w:cs="Arial"/>
            <w:color w:val="1D1C1D"/>
          </w:rPr>
          <w:delInstrText xml:space="preserve"> ADDIN ZOTERO_ITEM CSL_CITATION {"citationID":"guOyhSdo","properties":{"formattedCitation":"\\super 42\\nosupersub{}","plainCitation":"42","noteIndex":0},"citationItems":[{"id":1468,"uris":["http://zotero.org/users/7734491/items/BSX3UQSB"],"uri":["http://zotero.org/users/7734491/items/BSX3UQSB"],"itemData":{"id":1468,"type":"article-journal","abstract":"For episodic memories, reinstating the mental context of a past experience improves retrieval of memories formed during that experience. Does context reinstatement serve a similar role for implicit, associative memories such as fear and extinction? Here, we used a fear extinction paradigm to investigate whether the retrieval of extinction (safety) memories is associated with reactivation of the mental context from extinction memory formation. In a two-day Pavlovian conditioning, extinction, and renewal protocol, we collected functional MRI data while healthy adults and adults with PTSD symptoms learned that conditioned stimuli (CSs) signaled threat through association with an electrical shock. Following acquisition, conceptually related exemplars from the CS category no longer signaled threat (i.e., extinction). Critically, during extinction only, task-irrelevant stimuli were presented between each CS trial to serve as “context tags” for subsequent identification of the possible reinstatement of this extinction context during a test of fear renewal the next day. We found that healthy adults exhibited extinction context reinstatement, as measured via multivariate pattern analysis of fMRI data, in the medial temporal lobe that related to behavioral performance, such that greater reinstatement predicted CSs being rated as safe instead of threatening. Moreover, context reinstatement positively correlated with univariate activity in the ventromedial prefrontal cortex and hippocampus, regions which are thought to be important for extinction learning. These relationships were not observed in the PTSD symptom group. These findings provide new evidence of a contextual reinstatement mechanism that helps resolve competition between the retrieval of opposing associative memories of threat and safety in the healthy adult brain that is dysregulated in PTSD.","container-title":"Neuropsychologia","DOI":"10.1016/j.neuropsychologia.2020.107573","ISSN":"18733514","note":"PMID: 32735802","page":"107573","title":"Contextual reinstatement promotes extinction generalization in healthy adults but not PTSD","URL":"https://doi.org/10.1016/j.neuropsychologia.2020.107573","volume":"147","author":[{"family":"Hennings","given":"Augustin C"},{"family":"McClay","given":"Mason"},{"family":"Lewis-Peacock","given":"Jarrod A"},{"family":"Dunsmoor","given":"Joseph E."}],"accessed":{"date-parts":[["2020",10,27]]},"issued":{"date-parts":[["2020"]]}}}],"schema":"https://github.com/citation-style-language/schema/raw/master/csl-citation.json"} </w:delInstrText>
        </w:r>
        <w:r w:rsidR="00EE6BDE" w:rsidDel="00100D42">
          <w:rPr>
            <w:rFonts w:ascii="Arial" w:eastAsia="Arial" w:hAnsi="Arial" w:cs="Arial"/>
            <w:color w:val="1D1C1D"/>
          </w:rPr>
          <w:fldChar w:fldCharType="separate"/>
        </w:r>
        <w:r w:rsidR="00EE6BDE" w:rsidRPr="00EE6BDE" w:rsidDel="00100D42">
          <w:rPr>
            <w:rFonts w:ascii="Arial" w:hAnsi="Arial" w:cs="Arial"/>
            <w:szCs w:val="24"/>
            <w:vertAlign w:val="superscript"/>
          </w:rPr>
          <w:delText>42</w:delText>
        </w:r>
        <w:r w:rsidR="00EE6BDE" w:rsidDel="00100D42">
          <w:rPr>
            <w:rFonts w:ascii="Arial" w:eastAsia="Arial" w:hAnsi="Arial" w:cs="Arial"/>
            <w:color w:val="1D1C1D"/>
          </w:rPr>
          <w:fldChar w:fldCharType="end"/>
        </w:r>
        <w:r w:rsidDel="00100D42">
          <w:rPr>
            <w:rFonts w:ascii="Arial" w:eastAsia="Arial" w:hAnsi="Arial" w:cs="Arial"/>
            <w:color w:val="1D1C1D"/>
          </w:rPr>
          <w:delText>)</w:delText>
        </w:r>
      </w:del>
      <w:del w:id="98" w:author="gus hennings" w:date="2021-10-18T13:30:00Z">
        <w:r w:rsidDel="00667D44">
          <w:rPr>
            <w:rFonts w:ascii="Arial" w:eastAsia="Arial" w:hAnsi="Arial" w:cs="Arial"/>
            <w:color w:val="1D1C1D"/>
          </w:rPr>
          <w:delText xml:space="preserve">. </w:delText>
        </w:r>
        <w:r w:rsidR="00DC0083" w:rsidDel="00667D44">
          <w:rPr>
            <w:rFonts w:ascii="Arial" w:eastAsia="Arial" w:hAnsi="Arial" w:cs="Arial"/>
            <w:b/>
            <w:color w:val="1D1C1D"/>
          </w:rPr>
          <w:delText>d</w:delText>
        </w:r>
        <w:r w:rsidDel="00667D44">
          <w:rPr>
            <w:rFonts w:ascii="Arial" w:eastAsia="Arial" w:hAnsi="Arial" w:cs="Arial"/>
            <w:b/>
            <w:color w:val="1D1C1D"/>
          </w:rPr>
          <w:delText>. Overview of the encoding-retrieval similarity analysis.</w:delText>
        </w:r>
        <w:r w:rsidDel="00667D44">
          <w:rPr>
            <w:rFonts w:ascii="Arial" w:eastAsia="Arial" w:hAnsi="Arial" w:cs="Arial"/>
            <w:color w:val="1D1C1D"/>
          </w:rPr>
          <w:delText xml:space="preserve"> 24-hrs after </w:delText>
        </w:r>
      </w:del>
      <w:del w:id="99" w:author="gus hennings" w:date="2021-10-18T13:24:00Z">
        <w:r w:rsidDel="00100D42">
          <w:rPr>
            <w:rFonts w:ascii="Arial" w:eastAsia="Arial" w:hAnsi="Arial" w:cs="Arial"/>
            <w:color w:val="1D1C1D"/>
          </w:rPr>
          <w:delText xml:space="preserve">associative </w:delText>
        </w:r>
      </w:del>
      <w:del w:id="100" w:author="gus hennings" w:date="2021-10-18T13:30:00Z">
        <w:r w:rsidDel="00667D44">
          <w:rPr>
            <w:rFonts w:ascii="Arial" w:eastAsia="Arial" w:hAnsi="Arial" w:cs="Arial"/>
            <w:color w:val="1D1C1D"/>
          </w:rPr>
          <w:delText xml:space="preserve">learning, participants </w:delText>
        </w:r>
      </w:del>
      <w:del w:id="101" w:author="gus hennings" w:date="2021-10-18T13:24:00Z">
        <w:r w:rsidDel="00100D42">
          <w:rPr>
            <w:rFonts w:ascii="Arial" w:eastAsia="Arial" w:hAnsi="Arial" w:cs="Arial"/>
            <w:color w:val="1D1C1D"/>
          </w:rPr>
          <w:delText xml:space="preserve">were placed back into the scanner and </w:delText>
        </w:r>
      </w:del>
      <w:del w:id="102" w:author="gus hennings" w:date="2021-10-18T13:30:00Z">
        <w:r w:rsidDel="00667D44">
          <w:rPr>
            <w:rFonts w:ascii="Arial" w:eastAsia="Arial" w:hAnsi="Arial" w:cs="Arial"/>
            <w:color w:val="1D1C1D"/>
          </w:rPr>
          <w:delText>completed a surprise recognition memory test. To test for neural reinstatement within a given ROI, the pattern of fMRI activity elicited by each CS was correlated with the activity pattern from when that item was initially encoded. MTL: medial temporal lobe; mPFC medial prefrontal cortex; PL: prelimbic cortex; IL: infralimbic cortex; vHC: ventral hippocampus; dACC: dorsal anterior cingulate cortex; vmPFC: ventromedial prefrontal cortex; aHC: anterior hippocampus; BLA: basolateral amygdala; ITC: intercalated cells; Ce</w:delText>
        </w:r>
        <w:r w:rsidR="00321843" w:rsidDel="00667D44">
          <w:rPr>
            <w:rFonts w:ascii="Arial" w:eastAsia="Arial" w:hAnsi="Arial" w:cs="Arial"/>
            <w:color w:val="1D1C1D"/>
          </w:rPr>
          <w:delText>M</w:delText>
        </w:r>
        <w:r w:rsidDel="00667D44">
          <w:rPr>
            <w:rFonts w:ascii="Arial" w:eastAsia="Arial" w:hAnsi="Arial" w:cs="Arial"/>
            <w:color w:val="1D1C1D"/>
          </w:rPr>
          <w:delText>: central nucleus of the amygdala.</w:delText>
        </w:r>
      </w:del>
    </w:p>
    <w:p w14:paraId="4F0C2D56" w14:textId="77777777" w:rsidR="00667D44" w:rsidRDefault="00667D44" w:rsidP="00D00C5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ins w:id="103" w:author="gus hennings" w:date="2021-10-18T13:30:00Z"/>
          <w:rFonts w:ascii="Arial" w:eastAsia="Arial" w:hAnsi="Arial" w:cs="Arial"/>
          <w:b/>
        </w:rPr>
      </w:pPr>
    </w:p>
    <w:p w14:paraId="242DE151" w14:textId="3C561FBB" w:rsidR="00D00C52" w:rsidRPr="00D00C52" w:rsidRDefault="00B06370" w:rsidP="00D00C5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Arial" w:eastAsia="Arial" w:hAnsi="Arial" w:cs="Arial"/>
          <w:b/>
        </w:rPr>
      </w:pPr>
      <w:r>
        <w:rPr>
          <w:rFonts w:ascii="Arial" w:eastAsia="Arial" w:hAnsi="Arial" w:cs="Arial"/>
          <w:b/>
        </w:rPr>
        <w:t>Behavioral results</w:t>
      </w:r>
    </w:p>
    <w:p w14:paraId="42C9A0A6" w14:textId="1DD79567" w:rsidR="000F625B" w:rsidRDefault="00B06370" w:rsidP="00E24475">
      <w:pPr>
        <w:spacing w:line="480" w:lineRule="auto"/>
        <w:ind w:firstLine="720"/>
        <w:jc w:val="both"/>
        <w:rPr>
          <w:rFonts w:ascii="Arial" w:eastAsia="Arial" w:hAnsi="Arial" w:cs="Arial"/>
        </w:rPr>
      </w:pPr>
      <w:r>
        <w:rPr>
          <w:rFonts w:ascii="Arial" w:eastAsia="Arial" w:hAnsi="Arial" w:cs="Arial"/>
          <w:i/>
        </w:rPr>
        <w:t>Explicit and implicit measures of learning</w:t>
      </w:r>
      <w:r>
        <w:rPr>
          <w:rFonts w:ascii="Arial" w:eastAsia="Arial" w:hAnsi="Arial" w:cs="Arial"/>
        </w:rPr>
        <w:t>. As we</w:t>
      </w:r>
      <w:r w:rsidR="00411160">
        <w:rPr>
          <w:rFonts w:ascii="Arial" w:eastAsia="Arial" w:hAnsi="Arial" w:cs="Arial"/>
        </w:rPr>
        <w:t xml:space="preserve"> previously</w:t>
      </w:r>
      <w:r>
        <w:rPr>
          <w:rFonts w:ascii="Arial" w:eastAsia="Arial" w:hAnsi="Arial" w:cs="Arial"/>
        </w:rPr>
        <w:t xml:space="preserve"> reported</w:t>
      </w:r>
      <w:r w:rsidR="00411160">
        <w:rPr>
          <w:rFonts w:ascii="Arial" w:eastAsia="Arial" w:hAnsi="Arial" w:cs="Arial"/>
        </w:rPr>
        <w:t xml:space="preserve"> </w:t>
      </w:r>
      <w:r w:rsidR="00411160">
        <w:rPr>
          <w:rFonts w:ascii="Arial" w:eastAsia="Arial" w:hAnsi="Arial" w:cs="Arial"/>
        </w:rPr>
        <w:fldChar w:fldCharType="begin"/>
      </w:r>
      <w:r w:rsidR="00C06015">
        <w:rPr>
          <w:rFonts w:ascii="Arial" w:eastAsia="Arial" w:hAnsi="Arial" w:cs="Arial"/>
        </w:rPr>
        <w:instrText xml:space="preserve"> ADDIN ZOTERO_ITEM CSL_CITATION {"citationID":"VtciEps5","properties":{"formattedCitation":"\\super 42\\nosupersub{}","plainCitation":"42","noteIndex":0},"citationItems":[{"id":1468,"uris":["http://zotero.org/users/7734491/items/BSX3UQSB"],"uri":["http://zotero.org/users/7734491/items/BSX3UQSB"],"itemData":{"id":1468,"type":"article-journal","abstract":"For episodic memories, reinstating the mental context of a past experience improves retrieval of memories formed during that experience. Does context reinstatement serve a similar role for implicit, associative memories such as fear and extinction? Here, we used a fear extinction paradigm to investigate whether the retrieval of extinction (safety) memories is associated with reactivation of the mental context from extinction memory formation. In a two-day Pavlovian conditioning, extinction, and renewal protocol, we collected functional MRI data while healthy adults and adults with PTSD symptoms learned that conditioned stimuli (CSs) signaled threat through association with an electrical shock. Following acquisition, conceptually related exemplars from the CS category no longer signaled threat (i.e., extinction). Critically, during extinction only, task-irrelevant stimuli were presented between each CS trial to serve as “context tags” for subsequent identification of the possible reinstatement of this extinction context during a test of fear renewal the next day. We found that healthy adults exhibited extinction context reinstatement, as measured via multivariate pattern analysis of fMRI data, in the medial temporal lobe that related to behavioral performance, such that greater reinstatement predicted CSs being rated as safe instead of threatening. Moreover, context reinstatement positively correlated with univariate activity in the ventromedial prefrontal cortex and hippocampus, regions which are thought to be important for extinction learning. These relationships were not observed in the PTSD symptom group. These findings provide new evidence of a contextual reinstatement mechanism that helps resolve competition between the retrieval of opposing associative memories of threat and safety in the healthy adult brain that is dysregulated in PTSD.","container-title":"Neuropsychologia","DOI":"10.1016/j.neuropsychologia.2020.107573","ISSN":"18733514","note":"PMID: 32735802","page":"107573","title":"Contextual reinstatement promotes extinction generalization in healthy adults but not PTSD","URL":"https://doi.org/10.1016/j.neuropsychologia.2020.107573","volume":"147","author":[{"family":"Hennings","given":"Augustin C"},{"family":"McClay","given":"Mason"},{"family":"Lewis-Peacock","given":"Jarrod A"},{"family":"Dunsmoor","given":"Joseph E."}],"accessed":{"date-parts":[["2020",10,27]]},"issued":{"date-parts":[["2020"]]}}}],"schema":"https://github.com/citation-style-language/schema/raw/master/csl-citation.json"} </w:instrText>
      </w:r>
      <w:r w:rsidR="00411160">
        <w:rPr>
          <w:rFonts w:ascii="Arial" w:eastAsia="Arial" w:hAnsi="Arial" w:cs="Arial"/>
        </w:rPr>
        <w:fldChar w:fldCharType="separate"/>
      </w:r>
      <w:r w:rsidR="00C06015" w:rsidRPr="00C06015">
        <w:rPr>
          <w:rFonts w:ascii="Arial" w:hAnsi="Arial" w:cs="Arial"/>
          <w:szCs w:val="24"/>
          <w:vertAlign w:val="superscript"/>
        </w:rPr>
        <w:t>42</w:t>
      </w:r>
      <w:r w:rsidR="00411160">
        <w:rPr>
          <w:rFonts w:ascii="Arial" w:eastAsia="Arial" w:hAnsi="Arial" w:cs="Arial"/>
        </w:rPr>
        <w:fldChar w:fldCharType="end"/>
      </w:r>
      <w:r>
        <w:rPr>
          <w:rFonts w:ascii="Arial" w:eastAsia="Arial" w:hAnsi="Arial" w:cs="Arial"/>
        </w:rPr>
        <w:t>, the success of fear conditioning and extinction learning was assessed by skin conductance responses (SCR) and trial-by-trial shock expectancy (Yes/No 2-alternative forced choice</w:t>
      </w:r>
      <w:r w:rsidR="006348AD">
        <w:rPr>
          <w:rFonts w:ascii="Arial" w:eastAsia="Arial" w:hAnsi="Arial" w:cs="Arial"/>
        </w:rPr>
        <w:t>; AFC</w:t>
      </w:r>
      <w:r>
        <w:rPr>
          <w:rFonts w:ascii="Arial" w:eastAsia="Arial" w:hAnsi="Arial" w:cs="Arial"/>
        </w:rPr>
        <w:t>). Analyses focused on differential responding (i.e., CS+ &gt; CS- differences</w:t>
      </w:r>
      <w:ins w:id="104" w:author="gus hennings" w:date="2021-10-20T18:18:00Z">
        <w:r w:rsidR="007F6D76">
          <w:rPr>
            <w:rFonts w:ascii="Arial" w:eastAsia="Arial" w:hAnsi="Arial" w:cs="Arial"/>
          </w:rPr>
          <w:t>;</w:t>
        </w:r>
      </w:ins>
      <w:del w:id="105" w:author="gus hennings" w:date="2021-10-20T18:17:00Z">
        <w:r w:rsidDel="007F6D76">
          <w:rPr>
            <w:rFonts w:ascii="Arial" w:eastAsia="Arial" w:hAnsi="Arial" w:cs="Arial"/>
          </w:rPr>
          <w:delText>) in SCR and shock expectancy</w:delText>
        </w:r>
      </w:del>
      <w:r>
        <w:rPr>
          <w:rFonts w:ascii="Arial" w:eastAsia="Arial" w:hAnsi="Arial" w:cs="Arial"/>
        </w:rPr>
        <w:t xml:space="preserve"> </w:t>
      </w:r>
      <w:del w:id="106" w:author="gus hennings" w:date="2021-10-19T13:05:00Z">
        <w:r w:rsidDel="00D32FEF">
          <w:rPr>
            <w:rFonts w:ascii="Arial" w:eastAsia="Arial" w:hAnsi="Arial" w:cs="Arial"/>
          </w:rPr>
          <w:delText>from each phase</w:delText>
        </w:r>
        <w:r w:rsidR="006348AD" w:rsidDel="00D32FEF">
          <w:rPr>
            <w:rFonts w:ascii="Arial" w:eastAsia="Arial" w:hAnsi="Arial" w:cs="Arial"/>
          </w:rPr>
          <w:delText xml:space="preserve"> </w:delText>
        </w:r>
      </w:del>
      <w:del w:id="107" w:author="gus hennings" w:date="2021-10-20T18:17:00Z">
        <w:r w:rsidR="006348AD" w:rsidDel="007F6D76">
          <w:rPr>
            <w:rFonts w:ascii="Arial" w:eastAsia="Arial" w:hAnsi="Arial" w:cs="Arial"/>
          </w:rPr>
          <w:delText>(</w:delText>
        </w:r>
      </w:del>
      <w:r w:rsidR="006348AD" w:rsidRPr="006348AD">
        <w:rPr>
          <w:rFonts w:ascii="Arial" w:eastAsia="Arial" w:hAnsi="Arial" w:cs="Arial"/>
          <w:b/>
          <w:bCs/>
        </w:rPr>
        <w:t>Fig</w:t>
      </w:r>
      <w:ins w:id="108" w:author="gus hennings" w:date="2021-10-21T10:50:00Z">
        <w:r w:rsidR="00C079A2">
          <w:rPr>
            <w:rFonts w:ascii="Arial" w:eastAsia="Arial" w:hAnsi="Arial" w:cs="Arial"/>
            <w:b/>
            <w:bCs/>
          </w:rPr>
          <w:t>ure</w:t>
        </w:r>
      </w:ins>
      <w:del w:id="109" w:author="gus hennings" w:date="2021-10-21T10:50:00Z">
        <w:r w:rsidR="006348AD" w:rsidRPr="006348AD" w:rsidDel="00C079A2">
          <w:rPr>
            <w:rFonts w:ascii="Arial" w:eastAsia="Arial" w:hAnsi="Arial" w:cs="Arial"/>
            <w:b/>
            <w:bCs/>
          </w:rPr>
          <w:delText>.</w:delText>
        </w:r>
      </w:del>
      <w:r w:rsidR="006348AD" w:rsidRPr="006348AD">
        <w:rPr>
          <w:rFonts w:ascii="Arial" w:eastAsia="Arial" w:hAnsi="Arial" w:cs="Arial"/>
          <w:b/>
          <w:bCs/>
        </w:rPr>
        <w:t xml:space="preserve"> 2</w:t>
      </w:r>
      <w:ins w:id="110" w:author="gus hennings" w:date="2021-10-21T10:50:00Z">
        <w:r w:rsidR="00C079A2">
          <w:rPr>
            <w:rFonts w:ascii="Arial" w:eastAsia="Arial" w:hAnsi="Arial" w:cs="Arial"/>
            <w:b/>
            <w:bCs/>
          </w:rPr>
          <w:t>A</w:t>
        </w:r>
      </w:ins>
      <w:ins w:id="111" w:author="gus hennings" w:date="2021-10-21T10:52:00Z">
        <w:r w:rsidR="00E24475">
          <w:rPr>
            <w:rFonts w:ascii="Arial" w:eastAsia="Arial" w:hAnsi="Arial" w:cs="Arial"/>
            <w:b/>
            <w:bCs/>
          </w:rPr>
          <w:t xml:space="preserve">, </w:t>
        </w:r>
        <w:r w:rsidR="00E24475" w:rsidRPr="00DC58AB">
          <w:rPr>
            <w:rFonts w:ascii="Arial" w:eastAsia="Arial" w:hAnsi="Arial" w:cs="Arial"/>
            <w:rPrChange w:id="112" w:author="gus hennings" w:date="2021-10-21T12:11:00Z">
              <w:rPr>
                <w:rFonts w:ascii="Arial" w:eastAsia="Arial" w:hAnsi="Arial" w:cs="Arial"/>
                <w:b/>
                <w:bCs/>
              </w:rPr>
            </w:rPrChange>
          </w:rPr>
          <w:t>see</w:t>
        </w:r>
        <w:r w:rsidR="00E24475">
          <w:rPr>
            <w:rFonts w:ascii="Arial" w:eastAsia="Arial" w:hAnsi="Arial" w:cs="Arial"/>
            <w:b/>
            <w:bCs/>
          </w:rPr>
          <w:t xml:space="preserve"> Figure S1 </w:t>
        </w:r>
      </w:ins>
      <w:ins w:id="113" w:author="gus hennings" w:date="2021-10-21T12:11:00Z">
        <w:r w:rsidR="007B7FF7" w:rsidRPr="007B7FF7">
          <w:rPr>
            <w:rFonts w:ascii="Arial" w:eastAsia="Arial" w:hAnsi="Arial" w:cs="Arial"/>
            <w:rPrChange w:id="114" w:author="gus hennings" w:date="2021-10-21T12:11:00Z">
              <w:rPr>
                <w:rFonts w:ascii="Arial" w:eastAsia="Arial" w:hAnsi="Arial" w:cs="Arial"/>
                <w:b/>
                <w:bCs/>
              </w:rPr>
            </w:rPrChange>
          </w:rPr>
          <w:t>for</w:t>
        </w:r>
        <w:r w:rsidR="007B7FF7">
          <w:rPr>
            <w:rFonts w:ascii="Arial" w:eastAsia="Arial" w:hAnsi="Arial" w:cs="Arial"/>
            <w:b/>
            <w:bCs/>
          </w:rPr>
          <w:t xml:space="preserve"> </w:t>
        </w:r>
        <w:r w:rsidR="007B7FF7">
          <w:rPr>
            <w:rFonts w:ascii="Arial" w:eastAsia="Arial" w:hAnsi="Arial" w:cs="Arial"/>
          </w:rPr>
          <w:t>full behavioral results</w:t>
        </w:r>
      </w:ins>
      <w:del w:id="115" w:author="gus hennings" w:date="2021-10-21T10:50:00Z">
        <w:r w:rsidR="006348AD" w:rsidRPr="006348AD" w:rsidDel="00C079A2">
          <w:rPr>
            <w:rFonts w:ascii="Arial" w:eastAsia="Arial" w:hAnsi="Arial" w:cs="Arial"/>
            <w:b/>
            <w:bCs/>
          </w:rPr>
          <w:delText>a</w:delText>
        </w:r>
      </w:del>
      <w:r w:rsidR="006348AD">
        <w:rPr>
          <w:rFonts w:ascii="Arial" w:eastAsia="Arial" w:hAnsi="Arial" w:cs="Arial"/>
        </w:rPr>
        <w:t>)</w:t>
      </w:r>
      <w:r>
        <w:rPr>
          <w:rFonts w:ascii="Arial" w:eastAsia="Arial" w:hAnsi="Arial" w:cs="Arial"/>
        </w:rPr>
        <w:t xml:space="preserve">. During conditioning, </w:t>
      </w:r>
      <w:del w:id="116" w:author="gus hennings" w:date="2021-10-20T18:18:00Z">
        <w:r w:rsidDel="007F6D76">
          <w:rPr>
            <w:rFonts w:ascii="Arial" w:eastAsia="Arial" w:hAnsi="Arial" w:cs="Arial"/>
          </w:rPr>
          <w:delText xml:space="preserve">both healthy adults and individuals with PTSS </w:delText>
        </w:r>
      </w:del>
      <w:ins w:id="117" w:author="gus hennings" w:date="2021-10-20T18:18:00Z">
        <w:r w:rsidR="007F6D76">
          <w:rPr>
            <w:rFonts w:ascii="Arial" w:eastAsia="Arial" w:hAnsi="Arial" w:cs="Arial"/>
          </w:rPr>
          <w:t xml:space="preserve">groups </w:t>
        </w:r>
      </w:ins>
      <w:r>
        <w:rPr>
          <w:rFonts w:ascii="Arial" w:eastAsia="Arial" w:hAnsi="Arial" w:cs="Arial"/>
        </w:rPr>
        <w:t>exhibited significant CS+ &gt; CS- responses for both SCR (Healthy: t</w:t>
      </w:r>
      <w:r>
        <w:rPr>
          <w:rFonts w:ascii="Arial" w:eastAsia="Arial" w:hAnsi="Arial" w:cs="Arial"/>
          <w:vertAlign w:val="subscript"/>
        </w:rPr>
        <w:t>(23)</w:t>
      </w:r>
      <w:r>
        <w:rPr>
          <w:rFonts w:ascii="Arial" w:eastAsia="Arial" w:hAnsi="Arial" w:cs="Arial"/>
        </w:rPr>
        <w:t xml:space="preserve"> = 4.22, P = 3.25e-4; PTSS: t</w:t>
      </w:r>
      <w:r>
        <w:rPr>
          <w:rFonts w:ascii="Arial" w:eastAsia="Arial" w:hAnsi="Arial" w:cs="Arial"/>
          <w:vertAlign w:val="subscript"/>
        </w:rPr>
        <w:t>(23)</w:t>
      </w:r>
      <w:r>
        <w:rPr>
          <w:rFonts w:ascii="Arial" w:eastAsia="Arial" w:hAnsi="Arial" w:cs="Arial"/>
        </w:rPr>
        <w:t xml:space="preserve"> = 3.17, P = 4.31e-3) and shock expectancy (Healthy: t</w:t>
      </w:r>
      <w:r>
        <w:rPr>
          <w:rFonts w:ascii="Arial" w:eastAsia="Arial" w:hAnsi="Arial" w:cs="Arial"/>
          <w:vertAlign w:val="subscript"/>
        </w:rPr>
        <w:t xml:space="preserve">(23) </w:t>
      </w:r>
      <w:r>
        <w:rPr>
          <w:rFonts w:ascii="Arial" w:eastAsia="Arial" w:hAnsi="Arial" w:cs="Arial"/>
        </w:rPr>
        <w:t>= 14.3, P = 6.16e-13; PTSS: t</w:t>
      </w:r>
      <w:r>
        <w:rPr>
          <w:rFonts w:ascii="Arial" w:eastAsia="Arial" w:hAnsi="Arial" w:cs="Arial"/>
          <w:vertAlign w:val="subscript"/>
        </w:rPr>
        <w:t>(23)</w:t>
      </w:r>
      <w:r>
        <w:rPr>
          <w:rFonts w:ascii="Arial" w:eastAsia="Arial" w:hAnsi="Arial" w:cs="Arial"/>
        </w:rPr>
        <w:t xml:space="preserve"> = 7.62, P = 9.89e-8). The success of extinction learning was assessed by comparing differential responses from conditioning to the second half of extinction (“late extinction”). Both groups displayed</w:t>
      </w:r>
      <w:del w:id="118" w:author="gus hennings" w:date="2021-10-19T13:19:00Z">
        <w:r w:rsidDel="00C71C95">
          <w:rPr>
            <w:rFonts w:ascii="Arial" w:eastAsia="Arial" w:hAnsi="Arial" w:cs="Arial"/>
          </w:rPr>
          <w:delText xml:space="preserve"> a</w:delText>
        </w:r>
      </w:del>
      <w:r>
        <w:rPr>
          <w:rFonts w:ascii="Arial" w:eastAsia="Arial" w:hAnsi="Arial" w:cs="Arial"/>
        </w:rPr>
        <w:t xml:space="preserve"> significant reduction</w:t>
      </w:r>
      <w:ins w:id="119" w:author="gus hennings" w:date="2021-10-19T13:19:00Z">
        <w:r w:rsidR="00C71C95">
          <w:rPr>
            <w:rFonts w:ascii="Arial" w:eastAsia="Arial" w:hAnsi="Arial" w:cs="Arial"/>
          </w:rPr>
          <w:t>s</w:t>
        </w:r>
      </w:ins>
      <w:r>
        <w:rPr>
          <w:rFonts w:ascii="Arial" w:eastAsia="Arial" w:hAnsi="Arial" w:cs="Arial"/>
        </w:rPr>
        <w:t xml:space="preserve"> in differential SCR (Healthy: t</w:t>
      </w:r>
      <w:r>
        <w:rPr>
          <w:rFonts w:ascii="Arial" w:eastAsia="Arial" w:hAnsi="Arial" w:cs="Arial"/>
          <w:vertAlign w:val="subscript"/>
        </w:rPr>
        <w:t>(21)</w:t>
      </w:r>
      <w:r>
        <w:rPr>
          <w:rFonts w:ascii="Arial" w:eastAsia="Arial" w:hAnsi="Arial" w:cs="Arial"/>
        </w:rPr>
        <w:t xml:space="preserve"> = -2.6, P = 0.017; PTSS: t</w:t>
      </w:r>
      <w:r>
        <w:rPr>
          <w:rFonts w:ascii="Arial" w:eastAsia="Arial" w:hAnsi="Arial" w:cs="Arial"/>
          <w:vertAlign w:val="subscript"/>
        </w:rPr>
        <w:t>(21)</w:t>
      </w:r>
      <w:r>
        <w:rPr>
          <w:rFonts w:ascii="Arial" w:eastAsia="Arial" w:hAnsi="Arial" w:cs="Arial"/>
        </w:rPr>
        <w:t xml:space="preserve"> = -2.86, P = 9.34e-3) and shock expectancy (Healthy: t</w:t>
      </w:r>
      <w:r>
        <w:rPr>
          <w:rFonts w:ascii="Arial" w:eastAsia="Arial" w:hAnsi="Arial" w:cs="Arial"/>
          <w:vertAlign w:val="subscript"/>
        </w:rPr>
        <w:t>(23)</w:t>
      </w:r>
      <w:r>
        <w:rPr>
          <w:rFonts w:ascii="Arial" w:eastAsia="Arial" w:hAnsi="Arial" w:cs="Arial"/>
        </w:rPr>
        <w:t xml:space="preserve"> = -4.33, P = 2.46e-4; PTSS: t</w:t>
      </w:r>
      <w:r>
        <w:rPr>
          <w:rFonts w:ascii="Arial" w:eastAsia="Arial" w:hAnsi="Arial" w:cs="Arial"/>
          <w:vertAlign w:val="subscript"/>
        </w:rPr>
        <w:t>(23)</w:t>
      </w:r>
      <w:r>
        <w:rPr>
          <w:rFonts w:ascii="Arial" w:eastAsia="Arial" w:hAnsi="Arial" w:cs="Arial"/>
        </w:rPr>
        <w:t xml:space="preserve"> = -3.66, P = 1.29e-3)</w:t>
      </w:r>
      <w:del w:id="120" w:author="gus hennings" w:date="2021-10-19T13:19:00Z">
        <w:r w:rsidDel="00C71C95">
          <w:rPr>
            <w:rFonts w:ascii="Arial" w:eastAsia="Arial" w:hAnsi="Arial" w:cs="Arial"/>
          </w:rPr>
          <w:delText xml:space="preserve"> between these two phases</w:delText>
        </w:r>
      </w:del>
      <w:r>
        <w:rPr>
          <w:rFonts w:ascii="Arial" w:eastAsia="Arial" w:hAnsi="Arial" w:cs="Arial"/>
        </w:rPr>
        <w:t xml:space="preserve">. Importantly, there were no significant differences in behavioral responses between </w:t>
      </w:r>
      <w:del w:id="121" w:author="gus hennings" w:date="2021-10-20T18:18:00Z">
        <w:r w:rsidDel="007F6D76">
          <w:rPr>
            <w:rFonts w:ascii="Arial" w:eastAsia="Arial" w:hAnsi="Arial" w:cs="Arial"/>
          </w:rPr>
          <w:delText xml:space="preserve">healthy participants and participants with PTSS </w:delText>
        </w:r>
      </w:del>
      <w:ins w:id="122" w:author="gus hennings" w:date="2021-10-20T18:18:00Z">
        <w:r w:rsidR="007F6D76">
          <w:rPr>
            <w:rFonts w:ascii="Arial" w:eastAsia="Arial" w:hAnsi="Arial" w:cs="Arial"/>
          </w:rPr>
          <w:t xml:space="preserve">groups </w:t>
        </w:r>
      </w:ins>
      <w:r>
        <w:rPr>
          <w:rFonts w:ascii="Arial" w:eastAsia="Arial" w:hAnsi="Arial" w:cs="Arial"/>
        </w:rPr>
        <w:t>during either conditioning (SCR: t</w:t>
      </w:r>
      <w:r>
        <w:rPr>
          <w:rFonts w:ascii="Arial" w:eastAsia="Arial" w:hAnsi="Arial" w:cs="Arial"/>
          <w:vertAlign w:val="subscript"/>
        </w:rPr>
        <w:t xml:space="preserve">(46) </w:t>
      </w:r>
      <w:r>
        <w:rPr>
          <w:rFonts w:ascii="Arial" w:eastAsia="Arial" w:hAnsi="Arial" w:cs="Arial"/>
        </w:rPr>
        <w:t>= 0.63, P = 0.53; expectancy: t</w:t>
      </w:r>
      <w:r>
        <w:rPr>
          <w:rFonts w:ascii="Arial" w:eastAsia="Arial" w:hAnsi="Arial" w:cs="Arial"/>
          <w:vertAlign w:val="subscript"/>
        </w:rPr>
        <w:t>(46)</w:t>
      </w:r>
      <w:r>
        <w:rPr>
          <w:rFonts w:ascii="Arial" w:eastAsia="Arial" w:hAnsi="Arial" w:cs="Arial"/>
        </w:rPr>
        <w:t xml:space="preserve"> = 1.23, P = 0.22) or late extinction (SCR: t</w:t>
      </w:r>
      <w:r>
        <w:rPr>
          <w:rFonts w:ascii="Arial" w:eastAsia="Arial" w:hAnsi="Arial" w:cs="Arial"/>
          <w:vertAlign w:val="subscript"/>
        </w:rPr>
        <w:t>(42)</w:t>
      </w:r>
      <w:r>
        <w:rPr>
          <w:rFonts w:ascii="Arial" w:eastAsia="Arial" w:hAnsi="Arial" w:cs="Arial"/>
        </w:rPr>
        <w:t xml:space="preserve"> = 0.49, P = 0.63; expectancy: t</w:t>
      </w:r>
      <w:r>
        <w:rPr>
          <w:rFonts w:ascii="Arial" w:eastAsia="Arial" w:hAnsi="Arial" w:cs="Arial"/>
          <w:vertAlign w:val="subscript"/>
        </w:rPr>
        <w:t xml:space="preserve">(46) </w:t>
      </w:r>
      <w:r>
        <w:rPr>
          <w:rFonts w:ascii="Arial" w:eastAsia="Arial" w:hAnsi="Arial" w:cs="Arial"/>
        </w:rPr>
        <w:t>= 0.69, P = 0.50). Together these results demonstrate successful and equivalent fear conditioning and within-session extinction in both groups.</w:t>
      </w:r>
      <w:ins w:id="123" w:author="gus hennings" w:date="2021-10-21T10:50:00Z">
        <w:r w:rsidR="00656BDE" w:rsidRPr="00656BDE">
          <w:rPr>
            <w:rFonts w:ascii="Arial" w:eastAsia="Arial" w:hAnsi="Arial" w:cs="Arial"/>
          </w:rPr>
          <w:t xml:space="preserve"> </w:t>
        </w:r>
      </w:ins>
    </w:p>
    <w:p w14:paraId="3BC63B24" w14:textId="168F60ED" w:rsidR="000F625B" w:rsidDel="003E7878" w:rsidRDefault="00B06370">
      <w:pPr>
        <w:spacing w:line="480" w:lineRule="auto"/>
        <w:ind w:firstLine="720"/>
        <w:jc w:val="both"/>
        <w:rPr>
          <w:del w:id="124" w:author="gus hennings" w:date="2021-10-18T13:39:00Z"/>
          <w:rFonts w:ascii="Arial" w:eastAsia="Arial" w:hAnsi="Arial" w:cs="Arial"/>
        </w:rPr>
      </w:pPr>
      <w:r>
        <w:rPr>
          <w:rFonts w:ascii="Arial" w:eastAsia="Arial" w:hAnsi="Arial" w:cs="Arial"/>
          <w:i/>
        </w:rPr>
        <w:lastRenderedPageBreak/>
        <w:t>Recognition memory.</w:t>
      </w:r>
      <w:r>
        <w:rPr>
          <w:rFonts w:ascii="Arial" w:eastAsia="Arial" w:hAnsi="Arial" w:cs="Arial"/>
        </w:rPr>
        <w:t xml:space="preserve"> Overall, performance on the recognition memory test replicated previous behavioral findings </w:t>
      </w:r>
      <w:r w:rsidR="00411160">
        <w:rPr>
          <w:rFonts w:ascii="Arial" w:eastAsia="Arial" w:hAnsi="Arial" w:cs="Arial"/>
        </w:rPr>
        <w:fldChar w:fldCharType="begin"/>
      </w:r>
      <w:r w:rsidR="00C06015">
        <w:rPr>
          <w:rFonts w:ascii="Arial" w:eastAsia="Arial" w:hAnsi="Arial" w:cs="Arial"/>
        </w:rPr>
        <w:instrText xml:space="preserve"> ADDIN ZOTERO_ITEM CSL_CITATION {"citationID":"z5kmxse7","properties":{"formattedCitation":"\\super 43\\uc0\\u8211{}45\\nosupersub{}","plainCitation":"43–45","noteIndex":0},"citationItems":[{"id":105,"uris":["http://zotero.org/users/7734491/items/BDXPJAQ7"],"uri":["http://zotero.org/users/7734491/items/BDXPJAQ7"],"itemData":{"id":105,"type":"article-journal","abstract":"Neurobiological models of long-term memory propose a mechanism by which initially weak memories are strengthened through subsequent activation that engages common neural pathways minutes to hours later. This synaptic tag-and-capture model has been hypothesized to explain how inconsequential information is selectively consolidated following salient experiences. Behavioural evidence for tag-and-capture is provided by rodent studies in which weak early memories are strengthened by future behavioural training. Whether a process of behavioural tagging occurs in humans to transform weak episodic memories into stable long-term memories is unknown. Here we show, in humans, that information is selectively consolidated if conceptually related information, putatively represented in a common neural substrate, is made salient through an emotional learning experience. Memory for neutral objects was selectively enhanced if other objects from the same category were paired with shock. Retroactive enhancements as a result of emotional learning were observed following a period of consolidation, but were not observed in an immediate memory test or for items strongly encoded before fear conditioning. These findings provide new evidence for a generalized retroactive memory enhancement, whereby inconsequential information can be retroactively credited as relevant, and therefore selectively remembered, if conceptually related information acquires salience in the future.","container-title":"Nature","DOI":"10.1038/nature14106","ISSN":"14764687","issue":"7547","note":"PMID: 25607357\npublisher: Nature Publishing Group\nCitation Key: Dunsmoor2015b\npublisher-place: Department of Psychology and Center for Neural Sciences, New York University, New York, New York 10003, USA.","page":"345-348","title":"Emotional learning selectively and retroactively strengthens memories for related events","URL":"http://www.nature.com/doifinder/10.1038/nature14106","volume":"520","author":[{"family":"Dunsmoor","given":"Joseph E."},{"family":"Murty","given":"Vishnu P."},{"family":"Davachi","given":"Lila"},{"family":"Phelps","given":"Elizabeth A."}],"issued":{"date-parts":[["2015",4,16]]}}},{"id":1326,"uris":["http://zotero.org/users/7734491/items/4YDUVTZT"],"uri":["http://zotero.org/users/7734491/items/4YDUVTZT"],"itemData":{"id":1326,"type":"article-journal","abstract":"Fear memories are characterized by their permanence and a fierce resistance to unlearning by new experiences. We considered whether this durability involves a process of memory segmentation that separates competing experiences. To address this question, we used an emotional-learning task designed to measure recognition memory for category exemplars encoded during competing experiences of fear conditioning and extinction. Here, we show that people recognized more fear-conditioned exemplars encoded during conditioning than conceptually related exemplars encoded immediately after a perceptual event boundary that separates conditioning from extinction. Selective episodic memory depended on a period of consolidation, an explicit break between competing experiences, and was unrelated to within-session arousal or the explicit realization of a transition from conditioning to extinction. Collectively, these findings suggest that event boundaries guide selective consolidation to prioritize emotional information in memory - at the expense of related but conflicting information experienced shortly thereafter. We put forward a model whereby event boundaries bifurcate related memory traces for incompatible experiences. This is in contrast to a mechanism that integrates related experiences for adaptive generalization 1-3, and reveals a potentially distinct organization by which competing memories are adaptively segmented to select and protect nascent fear memories from immediate sources of interference.","container-title":"Nature Human Behaviour","DOI":"10.1038/s41562-018-0317-4","ISSN":"23973374","issue":"4","note":"publisher: Nature Publishing Group\nCitation Key: Dunsmoor2018","page":"291-299","title":"Event segmentation protects emotional memories from competing experiences encoded close in time","URL":"http://www.ncbi.nlm.nih.gov/pubmed/30221203","volume":"2","author":[{"family":"Dunsmoor","given":"Joseph E."},{"family":"Kroes","given":"Marijn C.W."},{"family":"Moscatelli","given":"Caroline M."},{"family":"Evans","given":"Michael D."},{"family":"Davachi","given":"Lila"},{"family":"Phelps","given":"Elizabeth A."}],"accessed":{"date-parts":[["2020",2,10]]},"issued":{"date-parts":[["2018",4,1]]}}},{"id":892,"uris":["http://zotero.org/users/7734491/items/TPC4R8ZG"],"uri":["http://zotero.org/users/7734491/items/TPC4R8ZG"],"itemData":{"id":892,"type":"article-journal","abstract":"Counterconditioning (CC) is a form of retroactive interference that inhibits expression of learned behavior. But similar to extinction, CC can be a fairly weak and impermanent form of interference, and the original behavior is prone to relapse. Research on CC is limited, especially in humans, but prior studies suggest it is more effective than extinction at modifying some behaviors (e.g., preference or valence ratings) than others (e.g., physiological arousal). Here, we used a within-subjects design to compare the effects of aversive-to-appetitive CC versus standard extinction on two separate tests of long-term memory in human adults: implicit physiological arousal and explicit episodic memory. Participants underwent Pavlovian fear conditioning to two semantic categories (animals, tools) paired with an electric shock. Conditioned stimuli (i.e., category exemplars) from one category were then extinguished, while stimuli from the other category were paired with a positive outcome. Participants returned 24-h later for a test of skin conductance responses (SCR) to the conditioned exemplars, as well as a surprise recognition memory test for stimuli encoded the previous day. Results showed reduced SCRs at a test for unique stimuli from a category that had undergone CC, relative to stimuli from a category that had undergone standard extinction. Additionally, participants selectively remembered more stimuli encoded during CC than extinction. These results provide new evidence that aversive-to-appetitive CC, as compared to extinction, strengthens memory for items directly associated with a positive outcome, which may provide stronger retrieval competition against a fear memory at test to help diminish fear relapse.","container-title":"Learning &amp; Memory","DOI":"10.1101/lm.050740.119","ISSN":"15495485","issue":"1","note":"PMID: 31843978\npublisher: NLM (Medline)\nCitation Key: Keller2020a","page":"12-19","title":"The effects of aversive-to-appetitive counterconditioning on implicit and explicit fear memory","volume":"27","author":[{"family":"Keller","given":"Nicole E."},{"family":"Dunsmoor","given":"Joseph E."}],"accessed":{"date-parts":[["2020",1,20]]},"issued":{"date-parts":[["2020",1,1]]}}}],"schema":"https://github.com/citation-style-language/schema/raw/master/csl-citation.json"} </w:instrText>
      </w:r>
      <w:r w:rsidR="00411160">
        <w:rPr>
          <w:rFonts w:ascii="Arial" w:eastAsia="Arial" w:hAnsi="Arial" w:cs="Arial"/>
        </w:rPr>
        <w:fldChar w:fldCharType="separate"/>
      </w:r>
      <w:r w:rsidR="00C06015" w:rsidRPr="00C06015">
        <w:rPr>
          <w:rFonts w:ascii="Arial" w:hAnsi="Arial" w:cs="Arial"/>
          <w:szCs w:val="24"/>
          <w:vertAlign w:val="superscript"/>
        </w:rPr>
        <w:t>43–45</w:t>
      </w:r>
      <w:r w:rsidR="00411160">
        <w:rPr>
          <w:rFonts w:ascii="Arial" w:eastAsia="Arial" w:hAnsi="Arial" w:cs="Arial"/>
        </w:rPr>
        <w:fldChar w:fldCharType="end"/>
      </w:r>
      <w:r>
        <w:rPr>
          <w:rFonts w:ascii="Arial" w:eastAsia="Arial" w:hAnsi="Arial" w:cs="Arial"/>
        </w:rPr>
        <w:t>, in that memory was better for CS+ items compared to CS- from all phases, and overall higher for conditioning compared to other phases. Here, we report an analysis of high</w:t>
      </w:r>
      <w:ins w:id="125" w:author="gus hennings" w:date="2021-10-19T13:21:00Z">
        <w:r w:rsidR="00C71C95">
          <w:rPr>
            <w:rFonts w:ascii="Arial" w:eastAsia="Arial" w:hAnsi="Arial" w:cs="Arial"/>
          </w:rPr>
          <w:t>-</w:t>
        </w:r>
      </w:ins>
      <w:del w:id="126" w:author="gus hennings" w:date="2021-10-19T13:21:00Z">
        <w:r w:rsidDel="00C71C95">
          <w:rPr>
            <w:rFonts w:ascii="Arial" w:eastAsia="Arial" w:hAnsi="Arial" w:cs="Arial"/>
          </w:rPr>
          <w:delText xml:space="preserve"> </w:delText>
        </w:r>
      </w:del>
      <w:r>
        <w:rPr>
          <w:rFonts w:ascii="Arial" w:eastAsia="Arial" w:hAnsi="Arial" w:cs="Arial"/>
        </w:rPr>
        <w:t xml:space="preserve">confidence hit rates </w:t>
      </w:r>
      <w:ins w:id="127" w:author="gus hennings" w:date="2021-10-20T18:19:00Z">
        <w:r w:rsidR="000B3601">
          <w:rPr>
            <w:rFonts w:ascii="Arial" w:eastAsia="Arial" w:hAnsi="Arial" w:cs="Arial"/>
          </w:rPr>
          <w:t xml:space="preserve">to </w:t>
        </w:r>
      </w:ins>
      <w:del w:id="128" w:author="gus hennings" w:date="2021-10-20T18:19:00Z">
        <w:r w:rsidDel="000B3601">
          <w:rPr>
            <w:rFonts w:ascii="Arial" w:eastAsia="Arial" w:hAnsi="Arial" w:cs="Arial"/>
          </w:rPr>
          <w:delText xml:space="preserve">with the purpose of </w:delText>
        </w:r>
      </w:del>
      <w:r>
        <w:rPr>
          <w:rFonts w:ascii="Arial" w:eastAsia="Arial" w:hAnsi="Arial" w:cs="Arial"/>
        </w:rPr>
        <w:t>tes</w:t>
      </w:r>
      <w:ins w:id="129" w:author="gus hennings" w:date="2021-10-20T18:19:00Z">
        <w:r w:rsidR="000B3601">
          <w:rPr>
            <w:rFonts w:ascii="Arial" w:eastAsia="Arial" w:hAnsi="Arial" w:cs="Arial"/>
          </w:rPr>
          <w:t xml:space="preserve">t </w:t>
        </w:r>
      </w:ins>
      <w:del w:id="130" w:author="gus hennings" w:date="2021-10-20T18:19:00Z">
        <w:r w:rsidDel="000B3601">
          <w:rPr>
            <w:rFonts w:ascii="Arial" w:eastAsia="Arial" w:hAnsi="Arial" w:cs="Arial"/>
          </w:rPr>
          <w:delText xml:space="preserve">ting </w:delText>
        </w:r>
      </w:del>
      <w:r>
        <w:rPr>
          <w:rFonts w:ascii="Arial" w:eastAsia="Arial" w:hAnsi="Arial" w:cs="Arial"/>
        </w:rPr>
        <w:t>for</w:t>
      </w:r>
      <w:del w:id="131" w:author="gus hennings" w:date="2021-10-19T13:20:00Z">
        <w:r w:rsidDel="00C71C95">
          <w:rPr>
            <w:rFonts w:ascii="Arial" w:eastAsia="Arial" w:hAnsi="Arial" w:cs="Arial"/>
          </w:rPr>
          <w:delText xml:space="preserve"> a</w:delText>
        </w:r>
      </w:del>
      <w:r>
        <w:rPr>
          <w:rFonts w:ascii="Arial" w:eastAsia="Arial" w:hAnsi="Arial" w:cs="Arial"/>
        </w:rPr>
        <w:t xml:space="preserve"> difference</w:t>
      </w:r>
      <w:ins w:id="132" w:author="gus hennings" w:date="2021-10-19T13:20:00Z">
        <w:r w:rsidR="00C71C95">
          <w:rPr>
            <w:rFonts w:ascii="Arial" w:eastAsia="Arial" w:hAnsi="Arial" w:cs="Arial"/>
          </w:rPr>
          <w:t>s</w:t>
        </w:r>
      </w:ins>
      <w:r>
        <w:rPr>
          <w:rFonts w:ascii="Arial" w:eastAsia="Arial" w:hAnsi="Arial" w:cs="Arial"/>
        </w:rPr>
        <w:t xml:space="preserve"> in episodic memory</w:t>
      </w:r>
      <w:del w:id="133" w:author="gus hennings" w:date="2021-10-19T13:20:00Z">
        <w:r w:rsidDel="00C71C95">
          <w:rPr>
            <w:rFonts w:ascii="Arial" w:eastAsia="Arial" w:hAnsi="Arial" w:cs="Arial"/>
          </w:rPr>
          <w:delText xml:space="preserve"> performance</w:delText>
        </w:r>
      </w:del>
      <w:r>
        <w:rPr>
          <w:rFonts w:ascii="Arial" w:eastAsia="Arial" w:hAnsi="Arial" w:cs="Arial"/>
        </w:rPr>
        <w:t xml:space="preserve"> between </w:t>
      </w:r>
      <w:del w:id="134" w:author="gus hennings" w:date="2021-10-20T18:19:00Z">
        <w:r w:rsidDel="000B3601">
          <w:rPr>
            <w:rFonts w:ascii="Arial" w:eastAsia="Arial" w:hAnsi="Arial" w:cs="Arial"/>
          </w:rPr>
          <w:delText>healthy adults and individuals with PTSS</w:delText>
        </w:r>
      </w:del>
      <w:ins w:id="135" w:author="gus hennings" w:date="2021-10-20T18:19:00Z">
        <w:r w:rsidR="000B3601">
          <w:rPr>
            <w:rFonts w:ascii="Arial" w:eastAsia="Arial" w:hAnsi="Arial" w:cs="Arial"/>
          </w:rPr>
          <w:t>groups</w:t>
        </w:r>
      </w:ins>
      <w:r>
        <w:rPr>
          <w:rFonts w:ascii="Arial" w:eastAsia="Arial" w:hAnsi="Arial" w:cs="Arial"/>
        </w:rPr>
        <w:t>. A mixed-effects ANOVA of high</w:t>
      </w:r>
      <w:ins w:id="136" w:author="gus hennings" w:date="2021-10-19T13:20:00Z">
        <w:r w:rsidR="00C71C95">
          <w:rPr>
            <w:rFonts w:ascii="Arial" w:eastAsia="Arial" w:hAnsi="Arial" w:cs="Arial"/>
          </w:rPr>
          <w:t>-</w:t>
        </w:r>
      </w:ins>
      <w:del w:id="137" w:author="gus hennings" w:date="2021-10-19T13:20:00Z">
        <w:r w:rsidDel="00C71C95">
          <w:rPr>
            <w:rFonts w:ascii="Arial" w:eastAsia="Arial" w:hAnsi="Arial" w:cs="Arial"/>
          </w:rPr>
          <w:delText xml:space="preserve"> </w:delText>
        </w:r>
      </w:del>
      <w:r>
        <w:rPr>
          <w:rFonts w:ascii="Arial" w:eastAsia="Arial" w:hAnsi="Arial" w:cs="Arial"/>
        </w:rPr>
        <w:t xml:space="preserve">confidence hit rates revealed no significant main effect of </w:t>
      </w:r>
      <w:r>
        <w:rPr>
          <w:rFonts w:ascii="Arial" w:eastAsia="Arial" w:hAnsi="Arial" w:cs="Arial"/>
          <w:i/>
        </w:rPr>
        <w:t xml:space="preserve">group </w:t>
      </w:r>
      <w:r>
        <w:rPr>
          <w:rFonts w:ascii="Arial" w:eastAsia="Arial" w:hAnsi="Arial" w:cs="Arial"/>
        </w:rPr>
        <w:t>(F</w:t>
      </w:r>
      <w:r>
        <w:rPr>
          <w:rFonts w:ascii="Arial" w:eastAsia="Arial" w:hAnsi="Arial" w:cs="Arial"/>
          <w:vertAlign w:val="subscript"/>
        </w:rPr>
        <w:t>1, 46</w:t>
      </w:r>
      <w:r>
        <w:rPr>
          <w:rFonts w:ascii="Arial" w:eastAsia="Arial" w:hAnsi="Arial" w:cs="Arial"/>
        </w:rPr>
        <w:t xml:space="preserve"> = 1.37, P = 0.25), and no significant two-way interactions between </w:t>
      </w:r>
      <w:r>
        <w:rPr>
          <w:rFonts w:ascii="Arial" w:eastAsia="Arial" w:hAnsi="Arial" w:cs="Arial"/>
          <w:i/>
        </w:rPr>
        <w:t xml:space="preserve">group </w:t>
      </w:r>
      <w:r>
        <w:rPr>
          <w:rFonts w:ascii="Arial" w:eastAsia="Arial" w:hAnsi="Arial" w:cs="Arial"/>
        </w:rPr>
        <w:t>and either</w:t>
      </w:r>
      <w:r>
        <w:rPr>
          <w:rFonts w:ascii="Arial" w:eastAsia="Arial" w:hAnsi="Arial" w:cs="Arial"/>
          <w:i/>
        </w:rPr>
        <w:t xml:space="preserve"> CS type </w:t>
      </w:r>
      <w:r>
        <w:rPr>
          <w:rFonts w:ascii="Arial" w:eastAsia="Arial" w:hAnsi="Arial" w:cs="Arial"/>
        </w:rPr>
        <w:t>or</w:t>
      </w:r>
      <w:r>
        <w:rPr>
          <w:rFonts w:ascii="Arial" w:eastAsia="Arial" w:hAnsi="Arial" w:cs="Arial"/>
          <w:i/>
        </w:rPr>
        <w:t xml:space="preserve"> encoding context, </w:t>
      </w:r>
      <w:r>
        <w:rPr>
          <w:rFonts w:ascii="Arial" w:eastAsia="Arial" w:hAnsi="Arial" w:cs="Arial"/>
        </w:rPr>
        <w:t>and no significant three-way interaction</w:t>
      </w:r>
      <w:r>
        <w:rPr>
          <w:rFonts w:ascii="Arial" w:eastAsia="Arial" w:hAnsi="Arial" w:cs="Arial"/>
          <w:i/>
        </w:rPr>
        <w:t xml:space="preserve"> </w:t>
      </w:r>
      <w:r>
        <w:rPr>
          <w:rFonts w:ascii="Arial" w:eastAsia="Arial" w:hAnsi="Arial" w:cs="Arial"/>
        </w:rPr>
        <w:t xml:space="preserve">(All Ps </w:t>
      </w:r>
      <w:r w:rsidR="006A68D9">
        <w:rPr>
          <w:rFonts w:ascii="Arial" w:eastAsia="Arial" w:hAnsi="Arial" w:cs="Arial"/>
        </w:rPr>
        <w:t>≥</w:t>
      </w:r>
      <w:r>
        <w:rPr>
          <w:rFonts w:ascii="Arial" w:eastAsia="Arial" w:hAnsi="Arial" w:cs="Arial"/>
        </w:rPr>
        <w:t xml:space="preserve"> 0.44</w:t>
      </w:r>
      <w:ins w:id="138" w:author="gus hennings" w:date="2021-10-21T12:12:00Z">
        <w:r w:rsidR="00BE731E">
          <w:rPr>
            <w:rFonts w:ascii="Arial" w:eastAsia="Arial" w:hAnsi="Arial" w:cs="Arial"/>
          </w:rPr>
          <w:t>)</w:t>
        </w:r>
      </w:ins>
      <w:del w:id="139" w:author="gus hennings" w:date="2021-10-19T13:22:00Z">
        <w:r w:rsidDel="00C71C95">
          <w:rPr>
            <w:rFonts w:ascii="Arial" w:eastAsia="Arial" w:hAnsi="Arial" w:cs="Arial"/>
          </w:rPr>
          <w:delText xml:space="preserve">). </w:delText>
        </w:r>
        <w:r w:rsidR="00086391" w:rsidDel="00C71C95">
          <w:rPr>
            <w:rFonts w:ascii="Arial" w:eastAsia="Arial" w:hAnsi="Arial" w:cs="Arial"/>
          </w:rPr>
          <w:delText>(S</w:delText>
        </w:r>
      </w:del>
      <w:del w:id="140" w:author="gus hennings" w:date="2021-10-21T12:11:00Z">
        <w:r w:rsidR="00086391" w:rsidDel="00BE731E">
          <w:rPr>
            <w:rFonts w:ascii="Arial" w:eastAsia="Arial" w:hAnsi="Arial" w:cs="Arial"/>
          </w:rPr>
          <w:delText xml:space="preserve">ee </w:delText>
        </w:r>
        <w:r w:rsidR="00086391" w:rsidRPr="00D72C92" w:rsidDel="00BE731E">
          <w:rPr>
            <w:rFonts w:ascii="Arial" w:eastAsia="Arial" w:hAnsi="Arial" w:cs="Arial"/>
            <w:b/>
            <w:bCs/>
          </w:rPr>
          <w:delText>Supplemental Results</w:delText>
        </w:r>
        <w:r w:rsidR="00086391" w:rsidDel="00BE731E">
          <w:rPr>
            <w:rFonts w:ascii="Arial" w:eastAsia="Arial" w:hAnsi="Arial" w:cs="Arial"/>
          </w:rPr>
          <w:delText xml:space="preserve"> for additional </w:delText>
        </w:r>
        <w:r w:rsidR="00AD0598" w:rsidDel="00BE731E">
          <w:rPr>
            <w:rFonts w:ascii="Arial" w:eastAsia="Arial" w:hAnsi="Arial" w:cs="Arial"/>
          </w:rPr>
          <w:delText xml:space="preserve">data on </w:delText>
        </w:r>
        <w:r w:rsidR="00086391" w:rsidDel="00BE731E">
          <w:rPr>
            <w:rFonts w:ascii="Arial" w:eastAsia="Arial" w:hAnsi="Arial" w:cs="Arial"/>
          </w:rPr>
          <w:delText>recognition memory</w:delText>
        </w:r>
        <w:r w:rsidR="00AD0598" w:rsidDel="00BE731E">
          <w:rPr>
            <w:rFonts w:ascii="Arial" w:eastAsia="Arial" w:hAnsi="Arial" w:cs="Arial"/>
          </w:rPr>
          <w:delText xml:space="preserve"> performance</w:delText>
        </w:r>
      </w:del>
      <w:del w:id="141" w:author="gus hennings" w:date="2021-10-19T13:22:00Z">
        <w:r w:rsidR="00AD0598" w:rsidDel="00C71C95">
          <w:rPr>
            <w:rFonts w:ascii="Arial" w:eastAsia="Arial" w:hAnsi="Arial" w:cs="Arial"/>
          </w:rPr>
          <w:delText>.</w:delText>
        </w:r>
      </w:del>
      <w:del w:id="142" w:author="gus hennings" w:date="2021-10-21T12:12:00Z">
        <w:r w:rsidR="00086391" w:rsidDel="00BE731E">
          <w:rPr>
            <w:rFonts w:ascii="Arial" w:eastAsia="Arial" w:hAnsi="Arial" w:cs="Arial"/>
          </w:rPr>
          <w:delText>)</w:delText>
        </w:r>
      </w:del>
      <w:ins w:id="143" w:author="gus hennings" w:date="2021-10-19T13:22:00Z">
        <w:r w:rsidR="00C71C95">
          <w:rPr>
            <w:rFonts w:ascii="Arial" w:eastAsia="Arial" w:hAnsi="Arial" w:cs="Arial"/>
          </w:rPr>
          <w:t>.</w:t>
        </w:r>
      </w:ins>
      <w:r w:rsidR="00086391">
        <w:rPr>
          <w:rFonts w:ascii="Arial" w:eastAsia="Arial" w:hAnsi="Arial" w:cs="Arial"/>
        </w:rPr>
        <w:t xml:space="preserve"> </w:t>
      </w:r>
      <w:r>
        <w:rPr>
          <w:rFonts w:ascii="Arial" w:eastAsia="Arial" w:hAnsi="Arial" w:cs="Arial"/>
        </w:rPr>
        <w:t xml:space="preserve">These results indicate that explicit recognition memory for the CS items was </w:t>
      </w:r>
      <w:r w:rsidR="001C3BE3">
        <w:rPr>
          <w:rFonts w:ascii="Arial" w:eastAsia="Arial" w:hAnsi="Arial" w:cs="Arial"/>
        </w:rPr>
        <w:t>not different</w:t>
      </w:r>
      <w:r>
        <w:rPr>
          <w:rFonts w:ascii="Arial" w:eastAsia="Arial" w:hAnsi="Arial" w:cs="Arial"/>
        </w:rPr>
        <w:t xml:space="preserve"> between groups.</w:t>
      </w:r>
      <w:ins w:id="144" w:author="gus hennings" w:date="2021-10-18T13:39:00Z">
        <w:r w:rsidR="003E7878" w:rsidDel="003E7878">
          <w:rPr>
            <w:rFonts w:ascii="Arial" w:eastAsia="Arial" w:hAnsi="Arial" w:cs="Arial"/>
          </w:rPr>
          <w:t xml:space="preserve"> </w:t>
        </w:r>
      </w:ins>
    </w:p>
    <w:p w14:paraId="3ED7AD18" w14:textId="7EF5A866" w:rsidR="000F625B" w:rsidRDefault="00B06370">
      <w:pPr>
        <w:spacing w:line="480" w:lineRule="auto"/>
        <w:ind w:firstLine="720"/>
        <w:jc w:val="both"/>
        <w:rPr>
          <w:rFonts w:ascii="Arial" w:eastAsia="Arial" w:hAnsi="Arial" w:cs="Arial"/>
        </w:rPr>
        <w:pPrChange w:id="145" w:author="gus hennings" w:date="2021-10-18T13:39:00Z">
          <w:pPr>
            <w:spacing w:line="480" w:lineRule="auto"/>
            <w:jc w:val="center"/>
          </w:pPr>
        </w:pPrChange>
      </w:pPr>
      <w:del w:id="146" w:author="gus hennings" w:date="2021-10-18T13:39:00Z">
        <w:r w:rsidDel="003E7878">
          <w:rPr>
            <w:rFonts w:ascii="Arial" w:eastAsia="Arial" w:hAnsi="Arial" w:cs="Arial"/>
            <w:noProof/>
          </w:rPr>
          <w:drawing>
            <wp:inline distT="0" distB="0" distL="0" distR="0" wp14:anchorId="22B87DAC" wp14:editId="314A3D07">
              <wp:extent cx="5962389" cy="7810284"/>
              <wp:effectExtent l="0" t="0" r="635" b="635"/>
              <wp:docPr id="2" name="image2.png"/>
              <wp:cNvGraphicFramePr/>
              <a:graphic xmlns:a="http://schemas.openxmlformats.org/drawingml/2006/main">
                <a:graphicData uri="http://schemas.openxmlformats.org/drawingml/2006/picture">
                  <pic:pic xmlns:pic="http://schemas.openxmlformats.org/drawingml/2006/picture">
                    <pic:nvPicPr>
                      <pic:cNvPr id="2" name="image2.png"/>
                      <pic:cNvPicPr preferRelativeResize="0"/>
                    </pic:nvPicPr>
                    <pic:blipFill>
                      <a:blip r:embed="rId10" cstate="print">
                        <a:extLst>
                          <a:ext uri="{28A0092B-C50C-407E-A947-70E740481C1C}">
                            <a14:useLocalDpi xmlns:a14="http://schemas.microsoft.com/office/drawing/2010/main" val="0"/>
                          </a:ext>
                        </a:extLst>
                      </a:blip>
                      <a:stretch>
                        <a:fillRect/>
                      </a:stretch>
                    </pic:blipFill>
                    <pic:spPr>
                      <a:xfrm>
                        <a:off x="0" y="0"/>
                        <a:ext cx="5962389" cy="7810284"/>
                      </a:xfrm>
                      <a:prstGeom prst="rect">
                        <a:avLst/>
                      </a:prstGeom>
                      <a:ln/>
                    </pic:spPr>
                  </pic:pic>
                </a:graphicData>
              </a:graphic>
            </wp:inline>
          </w:drawing>
        </w:r>
      </w:del>
    </w:p>
    <w:p w14:paraId="04E10C98" w14:textId="5492E052" w:rsidR="000F625B" w:rsidRPr="00671266" w:rsidDel="003E7878" w:rsidRDefault="00B06370" w:rsidP="00671266">
      <w:pPr>
        <w:spacing w:line="240" w:lineRule="auto"/>
        <w:jc w:val="both"/>
        <w:rPr>
          <w:del w:id="147" w:author="gus hennings" w:date="2021-10-18T13:39:00Z"/>
          <w:rFonts w:ascii="Arial" w:eastAsia="Arial" w:hAnsi="Arial" w:cs="Arial"/>
        </w:rPr>
      </w:pPr>
      <w:del w:id="148" w:author="gus hennings" w:date="2021-10-18T13:39:00Z">
        <w:r w:rsidDel="003E7878">
          <w:rPr>
            <w:rFonts w:ascii="Arial" w:eastAsia="Arial" w:hAnsi="Arial" w:cs="Arial"/>
            <w:b/>
          </w:rPr>
          <w:delText xml:space="preserve">Figure </w:delText>
        </w:r>
        <w:r w:rsidR="00D00C52" w:rsidDel="003E7878">
          <w:rPr>
            <w:rFonts w:ascii="Arial" w:eastAsia="Arial" w:hAnsi="Arial" w:cs="Arial"/>
            <w:b/>
          </w:rPr>
          <w:delText>2</w:delText>
        </w:r>
        <w:r w:rsidDel="003E7878">
          <w:rPr>
            <w:rFonts w:ascii="Arial" w:eastAsia="Arial" w:hAnsi="Arial" w:cs="Arial"/>
            <w:b/>
          </w:rPr>
          <w:delText>. Dissociable reinstatement of emotional memories</w:delText>
        </w:r>
        <w:r w:rsidR="00D00C52" w:rsidDel="003E7878">
          <w:rPr>
            <w:rFonts w:ascii="Arial" w:eastAsia="Arial" w:hAnsi="Arial" w:cs="Arial"/>
            <w:b/>
          </w:rPr>
          <w:delText xml:space="preserve">. </w:delText>
        </w:r>
      </w:del>
      <w:del w:id="149" w:author="gus hennings" w:date="2021-10-18T13:32:00Z">
        <w:r w:rsidR="00E347AB" w:rsidDel="00667D44">
          <w:rPr>
            <w:rFonts w:ascii="Arial" w:eastAsia="Arial" w:hAnsi="Arial" w:cs="Arial"/>
            <w:bCs/>
          </w:rPr>
          <w:delText xml:space="preserve">All </w:delText>
        </w:r>
        <w:r w:rsidR="00E347AB" w:rsidDel="00667D44">
          <w:rPr>
            <w:rFonts w:ascii="Arial" w:eastAsia="Arial" w:hAnsi="Arial" w:cs="Arial"/>
          </w:rPr>
          <w:delText>e</w:delText>
        </w:r>
      </w:del>
      <w:del w:id="150" w:author="gus hennings" w:date="2021-10-18T13:39:00Z">
        <w:r w:rsidR="00E347AB" w:rsidDel="003E7878">
          <w:rPr>
            <w:rFonts w:ascii="Arial" w:eastAsia="Arial" w:hAnsi="Arial" w:cs="Arial"/>
          </w:rPr>
          <w:delText xml:space="preserve">rror bars </w:delText>
        </w:r>
      </w:del>
      <w:del w:id="151" w:author="gus hennings" w:date="2021-10-18T13:32:00Z">
        <w:r w:rsidR="00E347AB" w:rsidDel="00667D44">
          <w:rPr>
            <w:rFonts w:ascii="Arial" w:eastAsia="Arial" w:hAnsi="Arial" w:cs="Arial"/>
          </w:rPr>
          <w:delText xml:space="preserve">correspond to </w:delText>
        </w:r>
      </w:del>
      <w:del w:id="152" w:author="gus hennings" w:date="2021-10-18T13:39:00Z">
        <w:r w:rsidR="00E347AB" w:rsidDel="003E7878">
          <w:rPr>
            <w:rFonts w:ascii="Arial" w:eastAsia="Arial" w:hAnsi="Arial" w:cs="Arial"/>
          </w:rPr>
          <w:delText xml:space="preserve">the 95% confidence interval of the CS+ ‒ CS- difference. ***P &lt; 0.001, **P &lt; 0.01, *P &lt; 0.05, FDR corrected. </w:delText>
        </w:r>
        <w:r w:rsidR="00D00C52" w:rsidDel="003E7878">
          <w:rPr>
            <w:rFonts w:ascii="Arial" w:eastAsia="Arial" w:hAnsi="Arial" w:cs="Arial"/>
            <w:b/>
          </w:rPr>
          <w:delText>a. Behavioral responses.</w:delText>
        </w:r>
        <w:r w:rsidR="00D00C52" w:rsidDel="003E7878">
          <w:rPr>
            <w:rFonts w:ascii="Arial" w:eastAsia="Arial" w:hAnsi="Arial" w:cs="Arial"/>
            <w:bCs/>
          </w:rPr>
          <w:delText xml:space="preserve"> </w:delText>
        </w:r>
        <w:r w:rsidR="00D00C52" w:rsidDel="003E7878">
          <w:rPr>
            <w:rFonts w:ascii="Arial" w:eastAsia="Arial" w:hAnsi="Arial" w:cs="Arial"/>
          </w:rPr>
          <w:delText xml:space="preserve">Autonomic arousal and explicit shock expectancy from </w:delText>
        </w:r>
      </w:del>
      <w:del w:id="153" w:author="gus hennings" w:date="2021-10-18T13:33:00Z">
        <w:r w:rsidR="00D00C52" w:rsidDel="00667D44">
          <w:rPr>
            <w:rFonts w:ascii="Arial" w:eastAsia="Arial" w:hAnsi="Arial" w:cs="Arial"/>
          </w:rPr>
          <w:delText xml:space="preserve">fear </w:delText>
        </w:r>
      </w:del>
      <w:del w:id="154" w:author="gus hennings" w:date="2021-10-18T13:39:00Z">
        <w:r w:rsidR="00D00C52" w:rsidDel="003E7878">
          <w:rPr>
            <w:rFonts w:ascii="Arial" w:eastAsia="Arial" w:hAnsi="Arial" w:cs="Arial"/>
          </w:rPr>
          <w:delText>conditioning and extinction (split by half) on Day 1 are replicated from Hennings et al., 2020</w:delText>
        </w:r>
        <w:r w:rsidR="00EE6BDE" w:rsidDel="003E7878">
          <w:rPr>
            <w:rFonts w:ascii="Arial" w:eastAsia="Arial" w:hAnsi="Arial" w:cs="Arial"/>
          </w:rPr>
          <w:fldChar w:fldCharType="begin"/>
        </w:r>
        <w:r w:rsidR="00EE6BDE" w:rsidDel="003E7878">
          <w:rPr>
            <w:rFonts w:ascii="Arial" w:eastAsia="Arial" w:hAnsi="Arial" w:cs="Arial"/>
          </w:rPr>
          <w:delInstrText xml:space="preserve"> ADDIN ZOTERO_ITEM CSL_CITATION {"citationID":"szt68AEm","properties":{"formattedCitation":"\\super 42\\nosupersub{}","plainCitation":"42","noteIndex":0},"citationItems":[{"id":1468,"uris":["http://zotero.org/users/7734491/items/BSX3UQSB"],"uri":["http://zotero.org/users/7734491/items/BSX3UQSB"],"itemData":{"id":1468,"type":"article-journal","abstract":"For episodic memories, reinstating the mental context of a past experience improves retrieval of memories formed during that experience. Does context reinstatement serve a similar role for implicit, associative memories such as fear and extinction? Here, we used a fear extinction paradigm to investigate whether the retrieval of extinction (safety) memories is associated with reactivation of the mental context from extinction memory formation. In a two-day Pavlovian conditioning, extinction, and renewal protocol, we collected functional MRI data while healthy adults and adults with PTSD symptoms learned that conditioned stimuli (CSs) signaled threat through association with an electrical shock. Following acquisition, conceptually related exemplars from the CS category no longer signaled threat (i.e., extinction). Critically, during extinction only, task-irrelevant stimuli were presented between each CS trial to serve as “context tags” for subsequent identification of the possible reinstatement of this extinction context during a test of fear renewal the next day. We found that healthy adults exhibited extinction context reinstatement, as measured via multivariate pattern analysis of fMRI data, in the medial temporal lobe that related to behavioral performance, such that greater reinstatement predicted CSs being rated as safe instead of threatening. Moreover, context reinstatement positively correlated with univariate activity in the ventromedial prefrontal cortex and hippocampus, regions which are thought to be important for extinction learning. These relationships were not observed in the PTSD symptom group. These findings provide new evidence of a contextual reinstatement mechanism that helps resolve competition between the retrieval of opposing associative memories of threat and safety in the healthy adult brain that is dysregulated in PTSD.","container-title":"Neuropsychologia","DOI":"10.1016/j.neuropsychologia.2020.107573","ISSN":"18733514","note":"PMID: 32735802","page":"107573","title":"Contextual reinstatement promotes extinction generalization in healthy adults but not PTSD","URL":"https://doi.org/10.1016/j.neuropsychologia.2020.107573","volume":"147","author":[{"family":"Hennings","given":"Augustin C"},{"family":"McClay","given":"Mason"},{"family":"Lewis-Peacock","given":"Jarrod A"},{"family":"Dunsmoor","given":"Joseph E."}],"accessed":{"date-parts":[["2020",10,27]]},"issued":{"date-parts":[["2020"]]}}}],"schema":"https://github.com/citation-style-language/schema/raw/master/csl-citation.json"} </w:delInstrText>
        </w:r>
        <w:r w:rsidR="00EE6BDE" w:rsidDel="003E7878">
          <w:rPr>
            <w:rFonts w:ascii="Arial" w:eastAsia="Arial" w:hAnsi="Arial" w:cs="Arial"/>
          </w:rPr>
          <w:fldChar w:fldCharType="separate"/>
        </w:r>
        <w:r w:rsidR="00EE6BDE" w:rsidRPr="00EE6BDE" w:rsidDel="003E7878">
          <w:rPr>
            <w:rFonts w:ascii="Arial" w:hAnsi="Arial" w:cs="Arial"/>
            <w:szCs w:val="24"/>
            <w:vertAlign w:val="superscript"/>
          </w:rPr>
          <w:delText>42</w:delText>
        </w:r>
        <w:r w:rsidR="00EE6BDE" w:rsidDel="003E7878">
          <w:rPr>
            <w:rFonts w:ascii="Arial" w:eastAsia="Arial" w:hAnsi="Arial" w:cs="Arial"/>
          </w:rPr>
          <w:fldChar w:fldCharType="end"/>
        </w:r>
        <w:r w:rsidR="00D00C52" w:rsidDel="003E7878">
          <w:rPr>
            <w:rFonts w:ascii="Arial" w:eastAsia="Arial" w:hAnsi="Arial" w:cs="Arial"/>
          </w:rPr>
          <w:delText xml:space="preserve">. </w:delText>
        </w:r>
      </w:del>
      <w:del w:id="155" w:author="gus hennings" w:date="2021-10-18T13:34:00Z">
        <w:r w:rsidR="00D00C52" w:rsidDel="00667D44">
          <w:rPr>
            <w:rFonts w:ascii="Arial" w:eastAsia="Arial" w:hAnsi="Arial" w:cs="Arial"/>
          </w:rPr>
          <w:delText xml:space="preserve">Results </w:delText>
        </w:r>
      </w:del>
      <w:del w:id="156" w:author="gus hennings" w:date="2021-10-18T13:39:00Z">
        <w:r w:rsidR="00D00C52" w:rsidDel="003E7878">
          <w:rPr>
            <w:rFonts w:ascii="Arial" w:eastAsia="Arial" w:hAnsi="Arial" w:cs="Arial"/>
          </w:rPr>
          <w:delText xml:space="preserve">show successful acquisition and extinction of differential (CS+ &gt; CS-) responses for </w:delText>
        </w:r>
      </w:del>
      <w:del w:id="157" w:author="gus hennings" w:date="2021-10-18T13:34:00Z">
        <w:r w:rsidR="00D00C52" w:rsidDel="00667D44">
          <w:rPr>
            <w:rFonts w:ascii="Arial" w:eastAsia="Arial" w:hAnsi="Arial" w:cs="Arial"/>
          </w:rPr>
          <w:delText xml:space="preserve">both </w:delText>
        </w:r>
      </w:del>
      <w:del w:id="158" w:author="gus hennings" w:date="2021-10-18T13:39:00Z">
        <w:r w:rsidR="00D00C52" w:rsidDel="003E7878">
          <w:rPr>
            <w:rFonts w:ascii="Arial" w:eastAsia="Arial" w:hAnsi="Arial" w:cs="Arial"/>
          </w:rPr>
          <w:delText xml:space="preserve">SCR and </w:delText>
        </w:r>
      </w:del>
      <w:del w:id="159" w:author="gus hennings" w:date="2021-10-18T13:34:00Z">
        <w:r w:rsidR="00D00C52" w:rsidDel="00667D44">
          <w:rPr>
            <w:rFonts w:ascii="Arial" w:eastAsia="Arial" w:hAnsi="Arial" w:cs="Arial"/>
          </w:rPr>
          <w:delText xml:space="preserve">shock </w:delText>
        </w:r>
      </w:del>
      <w:del w:id="160" w:author="gus hennings" w:date="2021-10-18T13:39:00Z">
        <w:r w:rsidR="00D00C52" w:rsidDel="003E7878">
          <w:rPr>
            <w:rFonts w:ascii="Arial" w:eastAsia="Arial" w:hAnsi="Arial" w:cs="Arial"/>
          </w:rPr>
          <w:delText>expectancy</w:delText>
        </w:r>
      </w:del>
      <w:del w:id="161" w:author="gus hennings" w:date="2021-10-18T13:34:00Z">
        <w:r w:rsidR="00D00C52" w:rsidDel="00667D44">
          <w:rPr>
            <w:rFonts w:ascii="Arial" w:eastAsia="Arial" w:hAnsi="Arial" w:cs="Arial"/>
          </w:rPr>
          <w:delText xml:space="preserve"> for both groups</w:delText>
        </w:r>
      </w:del>
      <w:del w:id="162" w:author="gus hennings" w:date="2021-10-18T13:39:00Z">
        <w:r w:rsidR="00D00C52" w:rsidDel="003E7878">
          <w:rPr>
            <w:rFonts w:ascii="Arial" w:eastAsia="Arial" w:hAnsi="Arial" w:cs="Arial"/>
          </w:rPr>
          <w:delText xml:space="preserve">. 24hr delayed recognition memory hit rates </w:delText>
        </w:r>
      </w:del>
      <w:del w:id="163" w:author="gus hennings" w:date="2021-10-18T13:34:00Z">
        <w:r w:rsidR="00D00C52" w:rsidDel="00667D44">
          <w:rPr>
            <w:rFonts w:ascii="Arial" w:eastAsia="Arial" w:hAnsi="Arial" w:cs="Arial"/>
          </w:rPr>
          <w:delText xml:space="preserve">are shown </w:delText>
        </w:r>
      </w:del>
      <w:del w:id="164" w:author="gus hennings" w:date="2021-10-18T13:36:00Z">
        <w:r w:rsidR="00D00C52" w:rsidDel="00667D44">
          <w:rPr>
            <w:rFonts w:ascii="Arial" w:eastAsia="Arial" w:hAnsi="Arial" w:cs="Arial"/>
          </w:rPr>
          <w:delText>for items encoded during learning</w:delText>
        </w:r>
      </w:del>
      <w:del w:id="165" w:author="gus hennings" w:date="2021-10-18T13:39:00Z">
        <w:r w:rsidR="00D00C52" w:rsidDel="003E7878">
          <w:rPr>
            <w:rFonts w:ascii="Arial" w:eastAsia="Arial" w:hAnsi="Arial" w:cs="Arial"/>
          </w:rPr>
          <w:delText xml:space="preserve">. Critically, no group differences were observed in behavioral responses during associative learning or the recognition memory test. See text for statistical analyses. </w:delText>
        </w:r>
        <w:r w:rsidR="00D00C52" w:rsidDel="003E7878">
          <w:rPr>
            <w:rFonts w:ascii="Arial" w:eastAsia="Arial" w:hAnsi="Arial" w:cs="Arial"/>
            <w:b/>
          </w:rPr>
          <w:delText>b</w:delText>
        </w:r>
        <w:r w:rsidDel="003E7878">
          <w:rPr>
            <w:rFonts w:ascii="Arial" w:eastAsia="Arial" w:hAnsi="Arial" w:cs="Arial"/>
            <w:b/>
          </w:rPr>
          <w:delText>.</w:delText>
        </w:r>
        <w:r w:rsidR="00D00C52" w:rsidDel="003E7878">
          <w:rPr>
            <w:rFonts w:ascii="Arial" w:eastAsia="Arial" w:hAnsi="Arial" w:cs="Arial"/>
            <w:b/>
          </w:rPr>
          <w:delText xml:space="preserve"> Reinstatement</w:delText>
        </w:r>
        <w:r w:rsidDel="003E7878">
          <w:rPr>
            <w:rFonts w:ascii="Arial" w:eastAsia="Arial" w:hAnsi="Arial" w:cs="Arial"/>
            <w:b/>
          </w:rPr>
          <w:delText xml:space="preserve"> in </w:delText>
        </w:r>
        <w:r w:rsidDel="003E7878">
          <w:rPr>
            <w:rFonts w:ascii="Arial" w:eastAsia="Arial" w:hAnsi="Arial" w:cs="Arial"/>
            <w:b/>
            <w:i/>
          </w:rPr>
          <w:delText>a priori</w:delText>
        </w:r>
        <w:r w:rsidDel="003E7878">
          <w:rPr>
            <w:rFonts w:ascii="Arial" w:eastAsia="Arial" w:hAnsi="Arial" w:cs="Arial"/>
            <w:b/>
          </w:rPr>
          <w:delText xml:space="preserve"> ROIs.</w:delText>
        </w:r>
        <w:r w:rsidR="00E347AB" w:rsidDel="003E7878">
          <w:rPr>
            <w:rFonts w:ascii="Arial" w:eastAsia="Arial" w:hAnsi="Arial" w:cs="Arial"/>
          </w:rPr>
          <w:delText xml:space="preserve"> </w:delText>
        </w:r>
        <w:r w:rsidDel="003E7878">
          <w:rPr>
            <w:rFonts w:ascii="Arial" w:eastAsia="Arial" w:hAnsi="Arial" w:cs="Arial"/>
            <w:i/>
          </w:rPr>
          <w:delText>Top.</w:delText>
        </w:r>
        <w:r w:rsidDel="003E7878">
          <w:rPr>
            <w:rFonts w:ascii="Arial" w:eastAsia="Arial" w:hAnsi="Arial" w:cs="Arial"/>
          </w:rPr>
          <w:delText xml:space="preserve"> Healthy adults exhibited a</w:delText>
        </w:r>
        <w:r w:rsidR="004746D7" w:rsidDel="003E7878">
          <w:rPr>
            <w:rFonts w:ascii="Arial" w:eastAsia="Arial" w:hAnsi="Arial" w:cs="Arial"/>
          </w:rPr>
          <w:delText xml:space="preserve"> significant</w:delText>
        </w:r>
        <w:r w:rsidDel="003E7878">
          <w:rPr>
            <w:rFonts w:ascii="Arial" w:eastAsia="Arial" w:hAnsi="Arial" w:cs="Arial"/>
          </w:rPr>
          <w:delText xml:space="preserve"> double dissociation of emotional reinstatement in the mPFC, </w:delText>
        </w:r>
      </w:del>
      <w:del w:id="166" w:author="gus hennings" w:date="2021-10-18T13:37:00Z">
        <w:r w:rsidDel="00AF5BCB">
          <w:rPr>
            <w:rFonts w:ascii="Arial" w:eastAsia="Arial" w:hAnsi="Arial" w:cs="Arial"/>
          </w:rPr>
          <w:delText xml:space="preserve">such that </w:delText>
        </w:r>
      </w:del>
      <w:del w:id="167" w:author="gus hennings" w:date="2021-10-18T13:36:00Z">
        <w:r w:rsidDel="00AF5BCB">
          <w:rPr>
            <w:rFonts w:ascii="Arial" w:eastAsia="Arial" w:hAnsi="Arial" w:cs="Arial"/>
          </w:rPr>
          <w:delText xml:space="preserve">reinstatement for items encoded during </w:delText>
        </w:r>
      </w:del>
      <w:del w:id="168" w:author="gus hennings" w:date="2021-10-18T13:39:00Z">
        <w:r w:rsidDel="003E7878">
          <w:rPr>
            <w:rFonts w:ascii="Arial" w:eastAsia="Arial" w:hAnsi="Arial" w:cs="Arial"/>
          </w:rPr>
          <w:delText xml:space="preserve">conditioning </w:delText>
        </w:r>
      </w:del>
      <w:del w:id="169" w:author="gus hennings" w:date="2021-10-18T13:37:00Z">
        <w:r w:rsidDel="00AF5BCB">
          <w:rPr>
            <w:rFonts w:ascii="Arial" w:eastAsia="Arial" w:hAnsi="Arial" w:cs="Arial"/>
          </w:rPr>
          <w:delText xml:space="preserve">was </w:delText>
        </w:r>
      </w:del>
      <w:del w:id="170" w:author="gus hennings" w:date="2021-10-18T13:39:00Z">
        <w:r w:rsidDel="003E7878">
          <w:rPr>
            <w:rFonts w:ascii="Arial" w:eastAsia="Arial" w:hAnsi="Arial" w:cs="Arial"/>
          </w:rPr>
          <w:delText>higher in the dACC</w:delText>
        </w:r>
      </w:del>
      <w:del w:id="171" w:author="gus hennings" w:date="2021-10-18T13:37:00Z">
        <w:r w:rsidDel="00AF5BCB">
          <w:rPr>
            <w:rFonts w:ascii="Arial" w:eastAsia="Arial" w:hAnsi="Arial" w:cs="Arial"/>
          </w:rPr>
          <w:delText>,</w:delText>
        </w:r>
      </w:del>
      <w:del w:id="172" w:author="gus hennings" w:date="2021-10-18T13:39:00Z">
        <w:r w:rsidDel="003E7878">
          <w:rPr>
            <w:rFonts w:ascii="Arial" w:eastAsia="Arial" w:hAnsi="Arial" w:cs="Arial"/>
          </w:rPr>
          <w:delText xml:space="preserve"> and extinction reinstatement </w:delText>
        </w:r>
      </w:del>
      <w:del w:id="173" w:author="gus hennings" w:date="2021-10-18T13:37:00Z">
        <w:r w:rsidDel="00AF5BCB">
          <w:rPr>
            <w:rFonts w:ascii="Arial" w:eastAsia="Arial" w:hAnsi="Arial" w:cs="Arial"/>
          </w:rPr>
          <w:delText xml:space="preserve">was </w:delText>
        </w:r>
      </w:del>
      <w:del w:id="174" w:author="gus hennings" w:date="2021-10-18T13:39:00Z">
        <w:r w:rsidDel="003E7878">
          <w:rPr>
            <w:rFonts w:ascii="Arial" w:eastAsia="Arial" w:hAnsi="Arial" w:cs="Arial"/>
          </w:rPr>
          <w:delText xml:space="preserve">higher in the vmPFC. </w:delText>
        </w:r>
        <w:r w:rsidDel="003E7878">
          <w:rPr>
            <w:rFonts w:ascii="Arial" w:eastAsia="Arial" w:hAnsi="Arial" w:cs="Arial"/>
            <w:i/>
          </w:rPr>
          <w:delText>Bottom</w:delText>
        </w:r>
        <w:r w:rsidDel="003E7878">
          <w:rPr>
            <w:rFonts w:ascii="Arial" w:eastAsia="Arial" w:hAnsi="Arial" w:cs="Arial"/>
          </w:rPr>
          <w:delText>. In</w:delText>
        </w:r>
      </w:del>
      <w:del w:id="175" w:author="gus hennings" w:date="2021-10-18T13:37:00Z">
        <w:r w:rsidDel="003E7878">
          <w:rPr>
            <w:rFonts w:ascii="Arial" w:eastAsia="Arial" w:hAnsi="Arial" w:cs="Arial"/>
          </w:rPr>
          <w:delText xml:space="preserve"> adults with</w:delText>
        </w:r>
      </w:del>
      <w:del w:id="176" w:author="gus hennings" w:date="2021-10-18T13:39:00Z">
        <w:r w:rsidDel="003E7878">
          <w:rPr>
            <w:rFonts w:ascii="Arial" w:eastAsia="Arial" w:hAnsi="Arial" w:cs="Arial"/>
          </w:rPr>
          <w:delText xml:space="preserve"> PTSS, the dACC displayed significant emotional reinstatement of items encoded during both conditioning and extinction, revealing a misallocation of extinction memories. </w:delText>
        </w:r>
        <w:r w:rsidDel="003E7878">
          <w:rPr>
            <w:rFonts w:ascii="Arial" w:eastAsia="Arial" w:hAnsi="Arial" w:cs="Arial"/>
            <w:b/>
          </w:rPr>
          <w:delText xml:space="preserve">B. Whole brain </w:delText>
        </w:r>
        <w:r w:rsidR="00E347AB" w:rsidDel="003E7878">
          <w:rPr>
            <w:rFonts w:ascii="Arial" w:eastAsia="Arial" w:hAnsi="Arial" w:cs="Arial"/>
            <w:b/>
          </w:rPr>
          <w:delText>analysis</w:delText>
        </w:r>
        <w:r w:rsidDel="003E7878">
          <w:rPr>
            <w:rFonts w:ascii="Arial" w:eastAsia="Arial" w:hAnsi="Arial" w:cs="Arial"/>
            <w:b/>
          </w:rPr>
          <w:delText>.</w:delText>
        </w:r>
        <w:r w:rsidDel="003E7878">
          <w:rPr>
            <w:rFonts w:ascii="Arial" w:eastAsia="Arial" w:hAnsi="Arial" w:cs="Arial"/>
          </w:rPr>
          <w:delText xml:space="preserve"> </w:delText>
        </w:r>
        <w:r w:rsidR="00E347AB" w:rsidDel="003E7878">
          <w:rPr>
            <w:rFonts w:ascii="Arial" w:eastAsia="Arial" w:hAnsi="Arial" w:cs="Arial"/>
          </w:rPr>
          <w:delText xml:space="preserve">A </w:delText>
        </w:r>
      </w:del>
      <w:del w:id="177" w:author="gus hennings" w:date="2021-10-18T13:38:00Z">
        <w:r w:rsidR="00E347AB" w:rsidDel="003E7878">
          <w:rPr>
            <w:rFonts w:ascii="Arial" w:eastAsia="Arial" w:hAnsi="Arial" w:cs="Arial"/>
          </w:rPr>
          <w:delText>searchlight was run over the entire brain,</w:delText>
        </w:r>
      </w:del>
      <w:del w:id="178" w:author="gus hennings" w:date="2021-10-18T13:39:00Z">
        <w:r w:rsidR="00E347AB" w:rsidDel="003E7878">
          <w:rPr>
            <w:rFonts w:ascii="Arial" w:eastAsia="Arial" w:hAnsi="Arial" w:cs="Arial"/>
          </w:rPr>
          <w:delText xml:space="preserve"> </w:delText>
        </w:r>
      </w:del>
      <w:del w:id="179" w:author="gus hennings" w:date="2021-10-18T13:38:00Z">
        <w:r w:rsidR="00E347AB" w:rsidDel="003E7878">
          <w:rPr>
            <w:rFonts w:ascii="Arial" w:eastAsia="Arial" w:hAnsi="Arial" w:cs="Arial"/>
          </w:rPr>
          <w:delText xml:space="preserve">calculating </w:delText>
        </w:r>
      </w:del>
      <w:del w:id="180" w:author="gus hennings" w:date="2021-10-18T13:39:00Z">
        <w:r w:rsidR="00E347AB" w:rsidDel="003E7878">
          <w:rPr>
            <w:rFonts w:ascii="Arial" w:eastAsia="Arial" w:hAnsi="Arial" w:cs="Arial"/>
          </w:rPr>
          <w:delText xml:space="preserve">reinstatement </w:delText>
        </w:r>
      </w:del>
      <w:del w:id="181" w:author="gus hennings" w:date="2021-10-18T13:38:00Z">
        <w:r w:rsidR="00E347AB" w:rsidDel="003E7878">
          <w:rPr>
            <w:rFonts w:ascii="Arial" w:eastAsia="Arial" w:hAnsi="Arial" w:cs="Arial"/>
          </w:rPr>
          <w:delText>in each location</w:delText>
        </w:r>
      </w:del>
      <w:del w:id="182" w:author="gus hennings" w:date="2021-10-18T13:39:00Z">
        <w:r w:rsidR="00E347AB" w:rsidDel="003E7878">
          <w:rPr>
            <w:rFonts w:ascii="Arial" w:eastAsia="Arial" w:hAnsi="Arial" w:cs="Arial"/>
          </w:rPr>
          <w:delText xml:space="preserve">. </w:delText>
        </w:r>
        <w:r w:rsidR="00F74E7B" w:rsidDel="003E7878">
          <w:rPr>
            <w:rFonts w:ascii="Arial" w:eastAsia="Arial" w:hAnsi="Arial" w:cs="Arial"/>
          </w:rPr>
          <w:delText>M</w:delText>
        </w:r>
        <w:r w:rsidDel="003E7878">
          <w:rPr>
            <w:rFonts w:ascii="Arial" w:eastAsia="Arial" w:hAnsi="Arial" w:cs="Arial"/>
          </w:rPr>
          <w:delText>edial and lateral view</w:delText>
        </w:r>
        <w:r w:rsidR="004746D7" w:rsidDel="003E7878">
          <w:rPr>
            <w:rFonts w:ascii="Arial" w:eastAsia="Arial" w:hAnsi="Arial" w:cs="Arial"/>
          </w:rPr>
          <w:delText>s</w:delText>
        </w:r>
        <w:r w:rsidDel="003E7878">
          <w:rPr>
            <w:rFonts w:ascii="Arial" w:eastAsia="Arial" w:hAnsi="Arial" w:cs="Arial"/>
          </w:rPr>
          <w:delText xml:space="preserve"> of the </w:delText>
        </w:r>
        <w:r w:rsidR="00F74E7B" w:rsidDel="003E7878">
          <w:rPr>
            <w:rFonts w:ascii="Arial" w:eastAsia="Arial" w:hAnsi="Arial" w:cs="Arial"/>
          </w:rPr>
          <w:delText xml:space="preserve">inflated </w:delText>
        </w:r>
        <w:r w:rsidDel="003E7878">
          <w:rPr>
            <w:rFonts w:ascii="Arial" w:eastAsia="Arial" w:hAnsi="Arial" w:cs="Arial"/>
          </w:rPr>
          <w:delText xml:space="preserve">left hemisphere </w:delText>
        </w:r>
        <w:r w:rsidR="00F74E7B" w:rsidDel="003E7878">
          <w:rPr>
            <w:rFonts w:ascii="Arial" w:eastAsia="Arial" w:hAnsi="Arial" w:cs="Arial"/>
          </w:rPr>
          <w:delText xml:space="preserve">are </w:delText>
        </w:r>
        <w:r w:rsidDel="003E7878">
          <w:rPr>
            <w:rFonts w:ascii="Arial" w:eastAsia="Arial" w:hAnsi="Arial" w:cs="Arial"/>
          </w:rPr>
          <w:delText>shown</w:delText>
        </w:r>
        <w:r w:rsidR="009D1041" w:rsidDel="003E7878">
          <w:rPr>
            <w:rFonts w:ascii="Arial" w:eastAsia="Arial" w:hAnsi="Arial" w:cs="Arial"/>
          </w:rPr>
          <w:delText xml:space="preserve">; </w:delText>
        </w:r>
        <w:r w:rsidDel="003E7878">
          <w:rPr>
            <w:rFonts w:ascii="Arial" w:eastAsia="Arial" w:hAnsi="Arial" w:cs="Arial"/>
          </w:rPr>
          <w:delText xml:space="preserve">results </w:delText>
        </w:r>
        <w:r w:rsidR="00F74E7B" w:rsidDel="003E7878">
          <w:rPr>
            <w:rFonts w:ascii="Arial" w:eastAsia="Arial" w:hAnsi="Arial" w:cs="Arial"/>
          </w:rPr>
          <w:delText>were</w:delText>
        </w:r>
        <w:r w:rsidDel="003E7878">
          <w:rPr>
            <w:rFonts w:ascii="Arial" w:eastAsia="Arial" w:hAnsi="Arial" w:cs="Arial"/>
          </w:rPr>
          <w:delText xml:space="preserve"> qualitatively similar across hemispheres. The heatmaps show average CS+ </w:delText>
        </w:r>
        <w:r w:rsidR="00E347AB" w:rsidDel="003E7878">
          <w:rPr>
            <w:rFonts w:ascii="Arial" w:eastAsia="Arial" w:hAnsi="Arial" w:cs="Arial"/>
          </w:rPr>
          <w:delText>‒</w:delText>
        </w:r>
        <w:r w:rsidDel="003E7878">
          <w:rPr>
            <w:rFonts w:ascii="Arial" w:eastAsia="Arial" w:hAnsi="Arial" w:cs="Arial"/>
          </w:rPr>
          <w:delText xml:space="preserve"> CS- reinstatement for items from conditioning (red) and from extinction (blue)</w:delText>
        </w:r>
        <w:r w:rsidR="00F74E7B" w:rsidDel="003E7878">
          <w:rPr>
            <w:rFonts w:ascii="Arial" w:eastAsia="Arial" w:hAnsi="Arial" w:cs="Arial"/>
          </w:rPr>
          <w:delText>. Maps were</w:delText>
        </w:r>
        <w:r w:rsidDel="003E7878">
          <w:rPr>
            <w:rFonts w:ascii="Arial" w:eastAsia="Arial" w:hAnsi="Arial" w:cs="Arial"/>
          </w:rPr>
          <w:delText xml:space="preserve"> threshold at P &lt; 0.001 one-sided for CS+ &gt; CS- with a cluster-wise threshold (FWE) of P &lt; 0.05.</w:delText>
        </w:r>
        <w:r w:rsidR="00F74E7B" w:rsidDel="003E7878">
          <w:rPr>
            <w:rFonts w:ascii="Arial" w:eastAsia="Arial" w:hAnsi="Arial" w:cs="Arial"/>
          </w:rPr>
          <w:delText xml:space="preserve"> The centers of </w:delText>
        </w:r>
        <w:r w:rsidR="00F74E7B" w:rsidRPr="00F74E7B" w:rsidDel="003E7878">
          <w:rPr>
            <w:rFonts w:ascii="Arial" w:eastAsia="Arial" w:hAnsi="Arial" w:cs="Arial"/>
            <w:i/>
            <w:iCs/>
          </w:rPr>
          <w:delText>a priori</w:delText>
        </w:r>
        <w:r w:rsidR="00F74E7B" w:rsidDel="003E7878">
          <w:rPr>
            <w:rFonts w:ascii="Arial" w:eastAsia="Arial" w:hAnsi="Arial" w:cs="Arial"/>
          </w:rPr>
          <w:delText xml:space="preserve"> ROIs are marked on the cortical surface</w:delText>
        </w:r>
        <w:r w:rsidDel="003E7878">
          <w:rPr>
            <w:rFonts w:ascii="Arial" w:eastAsia="Arial" w:hAnsi="Arial" w:cs="Arial"/>
          </w:rPr>
          <w:delText xml:space="preserve"> </w:delText>
        </w:r>
        <w:r w:rsidR="004746D7" w:rsidDel="003E7878">
          <w:rPr>
            <w:rFonts w:ascii="Arial" w:eastAsia="Arial" w:hAnsi="Arial" w:cs="Arial"/>
          </w:rPr>
          <w:delText xml:space="preserve">for the </w:delText>
        </w:r>
        <w:r w:rsidR="00F74E7B" w:rsidDel="003E7878">
          <w:rPr>
            <w:rFonts w:ascii="Arial" w:eastAsia="Arial" w:hAnsi="Arial" w:cs="Arial"/>
          </w:rPr>
          <w:delText>dACC</w:delText>
        </w:r>
        <w:r w:rsidR="004746D7" w:rsidDel="003E7878">
          <w:rPr>
            <w:rFonts w:ascii="Arial" w:eastAsia="Arial" w:hAnsi="Arial" w:cs="Arial"/>
          </w:rPr>
          <w:delText xml:space="preserve"> (black)</w:delText>
        </w:r>
        <w:r w:rsidR="00F74E7B" w:rsidDel="003E7878">
          <w:rPr>
            <w:rFonts w:ascii="Arial" w:eastAsia="Arial" w:hAnsi="Arial" w:cs="Arial"/>
          </w:rPr>
          <w:delText xml:space="preserve"> and </w:delText>
        </w:r>
        <w:r w:rsidR="004746D7" w:rsidDel="003E7878">
          <w:rPr>
            <w:rFonts w:ascii="Arial" w:eastAsia="Arial" w:hAnsi="Arial" w:cs="Arial"/>
          </w:rPr>
          <w:delText>vmPFC (white</w:delText>
        </w:r>
        <w:r w:rsidR="00F74E7B" w:rsidDel="003E7878">
          <w:rPr>
            <w:rFonts w:ascii="Arial" w:eastAsia="Arial" w:hAnsi="Arial" w:cs="Arial"/>
          </w:rPr>
          <w:delText>).</w:delText>
        </w:r>
      </w:del>
    </w:p>
    <w:p w14:paraId="48ACC71C" w14:textId="77777777" w:rsidR="000F625B" w:rsidRDefault="00B06370">
      <w:pPr>
        <w:spacing w:line="480" w:lineRule="auto"/>
        <w:jc w:val="both"/>
        <w:rPr>
          <w:rFonts w:ascii="Arial" w:eastAsia="Arial" w:hAnsi="Arial" w:cs="Arial"/>
        </w:rPr>
      </w:pPr>
      <w:r>
        <w:rPr>
          <w:rFonts w:ascii="Arial" w:eastAsia="Arial" w:hAnsi="Arial" w:cs="Arial"/>
          <w:b/>
        </w:rPr>
        <w:t>Emotional memory reinstatement in the medial prefrontal cortex</w:t>
      </w:r>
    </w:p>
    <w:p w14:paraId="275F573D" w14:textId="67F371BE" w:rsidR="000F625B" w:rsidRDefault="00B06370">
      <w:pPr>
        <w:spacing w:line="480" w:lineRule="auto"/>
        <w:ind w:firstLine="720"/>
        <w:jc w:val="both"/>
        <w:rPr>
          <w:rFonts w:ascii="Arial" w:eastAsia="Arial" w:hAnsi="Arial" w:cs="Arial"/>
        </w:rPr>
      </w:pPr>
      <w:r w:rsidRPr="00942C93">
        <w:rPr>
          <w:rFonts w:ascii="Arial" w:eastAsia="Arial" w:hAnsi="Arial" w:cs="Arial"/>
        </w:rPr>
        <w:t>The analys</w:t>
      </w:r>
      <w:ins w:id="183" w:author="gus hennings" w:date="2021-10-19T13:23:00Z">
        <w:r w:rsidR="00C71C95" w:rsidRPr="00942C93">
          <w:rPr>
            <w:rFonts w:ascii="Arial" w:eastAsia="Arial" w:hAnsi="Arial" w:cs="Arial"/>
          </w:rPr>
          <w:t>e</w:t>
        </w:r>
      </w:ins>
      <w:del w:id="184" w:author="gus hennings" w:date="2021-10-19T13:23:00Z">
        <w:r w:rsidRPr="00942C93" w:rsidDel="00C71C95">
          <w:rPr>
            <w:rFonts w:ascii="Arial" w:eastAsia="Arial" w:hAnsi="Arial" w:cs="Arial"/>
          </w:rPr>
          <w:delText>i</w:delText>
        </w:r>
      </w:del>
      <w:r w:rsidRPr="00942C93">
        <w:rPr>
          <w:rFonts w:ascii="Arial" w:eastAsia="Arial" w:hAnsi="Arial" w:cs="Arial"/>
        </w:rPr>
        <w:t>s here focus</w:t>
      </w:r>
      <w:del w:id="185" w:author="gus hennings" w:date="2021-10-19T13:23:00Z">
        <w:r w:rsidRPr="00942C93" w:rsidDel="00C71C95">
          <w:rPr>
            <w:rFonts w:ascii="Arial" w:eastAsia="Arial" w:hAnsi="Arial" w:cs="Arial"/>
          </w:rPr>
          <w:delText>es</w:delText>
        </w:r>
      </w:del>
      <w:r w:rsidRPr="00942C93">
        <w:rPr>
          <w:rFonts w:ascii="Arial" w:eastAsia="Arial" w:hAnsi="Arial" w:cs="Arial"/>
        </w:rPr>
        <w:t xml:space="preserve"> on the overlap of multi-voxel fMRI activity patterns of items from encoding to retrieval (i.e., encoding</w:t>
      </w:r>
      <w:ins w:id="186" w:author="gus hennings" w:date="2021-10-19T13:24:00Z">
        <w:r w:rsidR="00C71C95" w:rsidRPr="00942C93">
          <w:rPr>
            <w:rFonts w:ascii="Arial" w:eastAsia="Arial" w:hAnsi="Arial" w:cs="Arial"/>
          </w:rPr>
          <w:t>-</w:t>
        </w:r>
      </w:ins>
      <w:del w:id="187" w:author="gus hennings" w:date="2021-10-19T13:24:00Z">
        <w:r w:rsidRPr="00942C93" w:rsidDel="00C71C95">
          <w:rPr>
            <w:rFonts w:ascii="Arial" w:eastAsia="Arial" w:hAnsi="Arial" w:cs="Arial"/>
          </w:rPr>
          <w:delText xml:space="preserve"> </w:delText>
        </w:r>
      </w:del>
      <w:r w:rsidRPr="00942C93">
        <w:rPr>
          <w:rFonts w:ascii="Arial" w:eastAsia="Arial" w:hAnsi="Arial" w:cs="Arial"/>
        </w:rPr>
        <w:t>retrieval similarity), irrespective of memory performance</w:t>
      </w:r>
      <w:del w:id="188" w:author="gus hennings" w:date="2021-10-21T09:59:00Z">
        <w:r w:rsidR="00B350A7" w:rsidRPr="00942C93" w:rsidDel="002C10AC">
          <w:rPr>
            <w:rFonts w:ascii="Arial" w:eastAsia="Arial" w:hAnsi="Arial" w:cs="Arial"/>
          </w:rPr>
          <w:delText xml:space="preserve"> (see </w:delText>
        </w:r>
        <w:r w:rsidR="00B350A7" w:rsidRPr="00942C93" w:rsidDel="002C10AC">
          <w:rPr>
            <w:rFonts w:ascii="Arial" w:eastAsia="Arial" w:hAnsi="Arial" w:cs="Arial"/>
            <w:b/>
            <w:bCs/>
          </w:rPr>
          <w:delText>Supplementary Results</w:delText>
        </w:r>
        <w:r w:rsidR="00B350A7" w:rsidRPr="00942C93" w:rsidDel="002C10AC">
          <w:rPr>
            <w:rFonts w:ascii="Arial" w:eastAsia="Arial" w:hAnsi="Arial" w:cs="Arial"/>
          </w:rPr>
          <w:delText xml:space="preserve"> f</w:delText>
        </w:r>
      </w:del>
      <w:del w:id="189" w:author="gus hennings" w:date="2021-10-19T13:23:00Z">
        <w:r w:rsidR="00B350A7" w:rsidRPr="00942C93" w:rsidDel="00C71C95">
          <w:rPr>
            <w:rFonts w:ascii="Arial" w:eastAsia="Arial" w:hAnsi="Arial" w:cs="Arial"/>
          </w:rPr>
          <w:delText>or an</w:delText>
        </w:r>
      </w:del>
      <w:del w:id="190" w:author="gus hennings" w:date="2021-10-21T09:59:00Z">
        <w:r w:rsidR="00B350A7" w:rsidRPr="00942C93" w:rsidDel="002C10AC">
          <w:rPr>
            <w:rFonts w:ascii="Arial" w:eastAsia="Arial" w:hAnsi="Arial" w:cs="Arial"/>
          </w:rPr>
          <w:delText xml:space="preserve"> analys</w:delText>
        </w:r>
      </w:del>
      <w:del w:id="191" w:author="gus hennings" w:date="2021-10-19T13:23:00Z">
        <w:r w:rsidR="00B350A7" w:rsidRPr="00942C93" w:rsidDel="00C71C95">
          <w:rPr>
            <w:rFonts w:ascii="Arial" w:eastAsia="Arial" w:hAnsi="Arial" w:cs="Arial"/>
          </w:rPr>
          <w:delText>i</w:delText>
        </w:r>
      </w:del>
      <w:del w:id="192" w:author="gus hennings" w:date="2021-10-21T09:59:00Z">
        <w:r w:rsidR="00B350A7" w:rsidRPr="00942C93" w:rsidDel="002C10AC">
          <w:rPr>
            <w:rFonts w:ascii="Arial" w:eastAsia="Arial" w:hAnsi="Arial" w:cs="Arial"/>
          </w:rPr>
          <w:delText>s including memory performance)</w:delText>
        </w:r>
      </w:del>
      <w:r w:rsidRPr="00942C93">
        <w:rPr>
          <w:rFonts w:ascii="Arial" w:eastAsia="Arial" w:hAnsi="Arial" w:cs="Arial"/>
        </w:rPr>
        <w:t>.</w:t>
      </w:r>
      <w:r>
        <w:rPr>
          <w:rFonts w:ascii="Arial" w:eastAsia="Arial" w:hAnsi="Arial" w:cs="Arial"/>
        </w:rPr>
        <w:t xml:space="preserve"> The voxel-wise patterns of activity elicited by each CS item during the recognition memory test was correlated with the patterns of activity elicited by those same CS items when they were initially encoded during either the pre-conditioning, fear conditioning, or extinction phase. To control for item-level reinstatement effects, these correlations were Fisher</w:t>
      </w:r>
      <w:ins w:id="193" w:author="gus hennings" w:date="2021-10-20T08:55:00Z">
        <w:r w:rsidR="00EB3533">
          <w:rPr>
            <w:rFonts w:ascii="Arial" w:eastAsia="Arial" w:hAnsi="Arial" w:cs="Arial"/>
          </w:rPr>
          <w:t>-</w:t>
        </w:r>
      </w:ins>
      <w:del w:id="194" w:author="gus hennings" w:date="2021-10-20T08:55:00Z">
        <w:r w:rsidDel="00EB3533">
          <w:rPr>
            <w:rFonts w:ascii="Arial" w:eastAsia="Arial" w:hAnsi="Arial" w:cs="Arial"/>
          </w:rPr>
          <w:delText xml:space="preserve"> </w:delText>
        </w:r>
      </w:del>
      <w:r>
        <w:rPr>
          <w:rFonts w:ascii="Arial" w:eastAsia="Arial" w:hAnsi="Arial" w:cs="Arial"/>
        </w:rPr>
        <w:t>z</w:t>
      </w:r>
      <w:ins w:id="195" w:author="gus hennings" w:date="2021-10-20T08:55:00Z">
        <w:r w:rsidR="00EB3533">
          <w:rPr>
            <w:rFonts w:ascii="Arial" w:eastAsia="Arial" w:hAnsi="Arial" w:cs="Arial"/>
          </w:rPr>
          <w:t xml:space="preserve"> </w:t>
        </w:r>
      </w:ins>
      <w:del w:id="196" w:author="gus hennings" w:date="2021-10-20T08:55:00Z">
        <w:r w:rsidDel="00EB3533">
          <w:rPr>
            <w:rFonts w:ascii="Arial" w:eastAsia="Arial" w:hAnsi="Arial" w:cs="Arial"/>
          </w:rPr>
          <w:delText>-</w:delText>
        </w:r>
      </w:del>
      <w:r>
        <w:rPr>
          <w:rFonts w:ascii="Arial" w:eastAsia="Arial" w:hAnsi="Arial" w:cs="Arial"/>
        </w:rPr>
        <w:t>transformed and then the average correlation of CS- trials was subtracted from the average correlation of the CS+ trials from the same encoding context. This analysis focused on</w:t>
      </w:r>
      <w:ins w:id="197" w:author="gus hennings" w:date="2021-10-21T10:06:00Z">
        <w:r w:rsidR="00942C93">
          <w:rPr>
            <w:rFonts w:ascii="Arial" w:eastAsia="Arial" w:hAnsi="Arial" w:cs="Arial"/>
          </w:rPr>
          <w:t xml:space="preserve"> </w:t>
        </w:r>
      </w:ins>
      <w:del w:id="198" w:author="gus hennings" w:date="2021-10-21T10:06:00Z">
        <w:r w:rsidDel="00942C93">
          <w:rPr>
            <w:rFonts w:ascii="Arial" w:eastAsia="Arial" w:hAnsi="Arial" w:cs="Arial"/>
          </w:rPr>
          <w:delText xml:space="preserve"> two </w:delText>
        </w:r>
      </w:del>
      <w:r>
        <w:rPr>
          <w:rFonts w:ascii="Arial" w:eastAsia="Arial" w:hAnsi="Arial" w:cs="Arial"/>
        </w:rPr>
        <w:t xml:space="preserve">distinct </w:t>
      </w:r>
      <w:ins w:id="199" w:author="gus hennings" w:date="2021-10-21T10:06:00Z">
        <w:r w:rsidR="00942C93">
          <w:rPr>
            <w:rFonts w:ascii="Arial" w:eastAsia="Arial" w:hAnsi="Arial" w:cs="Arial"/>
          </w:rPr>
          <w:t xml:space="preserve">mPFC </w:t>
        </w:r>
      </w:ins>
      <w:r>
        <w:rPr>
          <w:rFonts w:ascii="Arial" w:eastAsia="Arial" w:hAnsi="Arial" w:cs="Arial"/>
        </w:rPr>
        <w:t xml:space="preserve">subregions </w:t>
      </w:r>
      <w:del w:id="200" w:author="gus hennings" w:date="2021-10-21T10:06:00Z">
        <w:r w:rsidDel="00942C93">
          <w:rPr>
            <w:rFonts w:ascii="Arial" w:eastAsia="Arial" w:hAnsi="Arial" w:cs="Arial"/>
          </w:rPr>
          <w:delText xml:space="preserve">of the mPFC </w:delText>
        </w:r>
      </w:del>
      <w:r>
        <w:rPr>
          <w:rFonts w:ascii="Arial" w:eastAsia="Arial" w:hAnsi="Arial" w:cs="Arial"/>
        </w:rPr>
        <w:t>motivated by rodent work</w:t>
      </w:r>
      <w:r w:rsidR="004C016A">
        <w:rPr>
          <w:rFonts w:ascii="Arial" w:eastAsia="Arial" w:hAnsi="Arial" w:cs="Arial"/>
        </w:rPr>
        <w:t xml:space="preserve"> </w:t>
      </w:r>
      <w:r w:rsidR="004C016A">
        <w:rPr>
          <w:rFonts w:ascii="Arial" w:eastAsia="Arial" w:hAnsi="Arial" w:cs="Arial"/>
        </w:rPr>
        <w:fldChar w:fldCharType="begin"/>
      </w:r>
      <w:r w:rsidR="00C06015">
        <w:rPr>
          <w:rFonts w:ascii="Arial" w:eastAsia="Arial" w:hAnsi="Arial" w:cs="Arial"/>
        </w:rPr>
        <w:instrText xml:space="preserve"> ADDIN ZOTERO_ITEM CSL_CITATION {"citationID":"zdlW17qe","properties":{"formattedCitation":"\\super 22,24\\nosupersub{}","plainCitation":"22,24","noteIndex":0},"citationItems":[{"id":1711,"uris":["http://zotero.org/users/7734491/items/RR5VDWQW"],"uri":["http://zotero.org/users/7734491/items/RR5VDWQW"],"itemData":{"id":1711,"type":"article-journal","abstract":"Little is known about the mechanisms underlying the orchestration of competing motivational drives. During the simultaneous presentation of cues associated with shock or sucrose, when rats may engage in fear- or reward-related behaviors, amygdala neurons projecting to prefrontal cortex more accurately predict behavioral output and bias animals toward fear-related behavior.","container-title":"Nature Neuroscience","DOI":"10.1038/nn.4553","ISSN":"1546-1726","issue":"6","language":"en","note":"number: 6\npublisher: Nature Publishing Group","page":"824-835","source":"www-nature-com.ezproxy.lib.utexas.edu","title":"Amygdala inputs to prefrontal cortex guide behavior amid conflicting cues of reward and punishment","URL":"http://www.nature.com/articles/nn.4553","volume":"20","author":[{"family":"Burgos-Robles","given":"Anthony"},{"family":"Kimchi","given":"Eyal Y."},{"family":"Izadmehr","given":"Ehsan M."},{"family":"Porzenheim","given":"Mary Jane"},{"family":"Ramos-Guasp","given":"William A."},{"family":"Nieh","given":"Edward H."},{"family":"Felix-Ortiz","given":"Ada C."},{"family":"Namburi","given":"Praneeth"},{"family":"Leppla","given":"Christopher A."},{"family":"Presbrey","given":"Kara N."},{"family":"Anandalingam","given":"Kavitha K."},{"family":"Pagan-Rivera","given":"Pablo A."},{"family":"Anahtar","given":"Melodi"},{"family":"Beyeler","given":"Anna"},{"family":"Tye","given":"Kay M."}],"accessed":{"date-parts":[["2021",4,17]]},"issued":{"date-parts":[["2017",6]]}}},{"id":737,"uris":["http://zotero.org/users/7734491/items/DJQTR5AX"],"uri":["http://zotero.org/users/7734491/items/DJQTR5AX"],"itemData":{"id":737,"type":"article-journal","abstract":"Previous rodent studies have implicated the infralimbic (IL) subregion of the medial prefrontal cortex in extinction of auditory fear conditioning. However, these studies used pharmacological inactivation or electrical stimulation techniques, which lack temporal precision and neuronal specificity. Here, we used an optogenetic approach to either activate (with channelrhodopsin) or silence (with halorhodopsin) glutamatergic IL neurons during conditioned tones delivered in one of two phases: extinction training or extinction retrieval. Activating IL neurons during extinction training reduced fear expression and strengthened extinction memory the following day. Silencing IL neurons during extinction training had no effect on within-session extinction, but impaired the retrieval of extinction the following day, indicating that IL activity during extinction tones is necessary for the formation of extinction memory. Surprisingly, however, silencing IL neurons optogenetically or pharmacologically during the retrieval of extinction 1 day or 1 week following extinction training had no effect. Our findings suggest that IL activity during extinction training likely facilitates storage of extinction in target structures, but contrary to current models, IL activity does not appear to be necessary for retrieval of extinction memory.","container-title":"Journal of Neuroscience","DOI":"10.1523/JNEUROSCI.3137-14.2015","ISSN":"15292401","issue":"8","note":"Citation Key: Do-Monte2015","page":"3607-3615","title":"Revisiting the role of infralimbic cortex in fear extinction with optogenetics","volume":"35","author":[{"family":"Do-Monte","given":"Fabricio H"},{"family":"Manzano-Nieves","given":"Gabriela"},{"family":"Quiñones-Laracuente","given":"Kelvin"},{"family":"Ramos-Medina","given":"Liorimar"},{"family":"Quirk","given":"Gregory J."}],"accessed":{"date-parts":[["2018",6,20]]},"issued":{"date-parts":[["2015"]]}}}],"schema":"https://github.com/citation-style-language/schema/raw/master/csl-citation.json"} </w:instrText>
      </w:r>
      <w:r w:rsidR="004C016A">
        <w:rPr>
          <w:rFonts w:ascii="Arial" w:eastAsia="Arial" w:hAnsi="Arial" w:cs="Arial"/>
        </w:rPr>
        <w:fldChar w:fldCharType="separate"/>
      </w:r>
      <w:r w:rsidR="00C06015" w:rsidRPr="00C06015">
        <w:rPr>
          <w:rFonts w:ascii="Arial" w:hAnsi="Arial" w:cs="Arial"/>
          <w:szCs w:val="24"/>
          <w:vertAlign w:val="superscript"/>
        </w:rPr>
        <w:t>22,24</w:t>
      </w:r>
      <w:r w:rsidR="004C016A">
        <w:rPr>
          <w:rFonts w:ascii="Arial" w:eastAsia="Arial" w:hAnsi="Arial" w:cs="Arial"/>
        </w:rPr>
        <w:fldChar w:fldCharType="end"/>
      </w:r>
      <w:r>
        <w:rPr>
          <w:rFonts w:ascii="Arial" w:eastAsia="Arial" w:hAnsi="Arial" w:cs="Arial"/>
        </w:rPr>
        <w:t>: the dACC and vmPFC</w:t>
      </w:r>
      <w:ins w:id="201" w:author="gus hennings" w:date="2021-10-20T08:55:00Z">
        <w:r w:rsidR="00EB3533">
          <w:rPr>
            <w:rFonts w:ascii="Arial" w:eastAsia="Arial" w:hAnsi="Arial" w:cs="Arial"/>
          </w:rPr>
          <w:t>, which</w:t>
        </w:r>
      </w:ins>
      <w:del w:id="202" w:author="gus hennings" w:date="2021-10-20T08:55:00Z">
        <w:r w:rsidDel="00EB3533">
          <w:rPr>
            <w:rFonts w:ascii="Arial" w:eastAsia="Arial" w:hAnsi="Arial" w:cs="Arial"/>
          </w:rPr>
          <w:delText>. These regions</w:delText>
        </w:r>
      </w:del>
      <w:r>
        <w:rPr>
          <w:rFonts w:ascii="Arial" w:eastAsia="Arial" w:hAnsi="Arial" w:cs="Arial"/>
        </w:rPr>
        <w:t xml:space="preserve"> were defined </w:t>
      </w:r>
      <w:del w:id="203" w:author="gus hennings" w:date="2021-10-20T08:56:00Z">
        <w:r w:rsidDel="00EB3533">
          <w:rPr>
            <w:rFonts w:ascii="Arial" w:eastAsia="Arial" w:hAnsi="Arial" w:cs="Arial"/>
          </w:rPr>
          <w:delText xml:space="preserve">by drawing spheres around </w:delText>
        </w:r>
      </w:del>
      <w:r>
        <w:rPr>
          <w:rFonts w:ascii="Arial" w:eastAsia="Arial" w:hAnsi="Arial" w:cs="Arial"/>
          <w:i/>
        </w:rPr>
        <w:t>a priori</w:t>
      </w:r>
      <w:del w:id="204" w:author="gus hennings" w:date="2021-10-20T18:20:00Z">
        <w:r w:rsidDel="00E275BA">
          <w:rPr>
            <w:rFonts w:ascii="Arial" w:eastAsia="Arial" w:hAnsi="Arial" w:cs="Arial"/>
          </w:rPr>
          <w:delText xml:space="preserve"> </w:delText>
        </w:r>
      </w:del>
      <w:del w:id="205" w:author="gus hennings" w:date="2021-10-20T08:56:00Z">
        <w:r w:rsidDel="00EB3533">
          <w:rPr>
            <w:rFonts w:ascii="Arial" w:eastAsia="Arial" w:hAnsi="Arial" w:cs="Arial"/>
          </w:rPr>
          <w:delText xml:space="preserve">peak activations </w:delText>
        </w:r>
      </w:del>
      <w:del w:id="206" w:author="gus hennings" w:date="2021-10-20T18:20:00Z">
        <w:r w:rsidDel="00E275BA">
          <w:rPr>
            <w:rFonts w:ascii="Arial" w:eastAsia="Arial" w:hAnsi="Arial" w:cs="Arial"/>
          </w:rPr>
          <w:delText xml:space="preserve">(see </w:delText>
        </w:r>
        <w:r w:rsidDel="00E275BA">
          <w:rPr>
            <w:rFonts w:ascii="Arial" w:eastAsia="Arial" w:hAnsi="Arial" w:cs="Arial"/>
            <w:b/>
          </w:rPr>
          <w:delText>Online Methods</w:delText>
        </w:r>
        <w:r w:rsidDel="00E275BA">
          <w:rPr>
            <w:rFonts w:ascii="Arial" w:eastAsia="Arial" w:hAnsi="Arial" w:cs="Arial"/>
          </w:rPr>
          <w:delText>)</w:delText>
        </w:r>
      </w:del>
      <w:r>
        <w:rPr>
          <w:rFonts w:ascii="Arial" w:eastAsia="Arial" w:hAnsi="Arial" w:cs="Arial"/>
        </w:rPr>
        <w:t>.</w:t>
      </w:r>
    </w:p>
    <w:p w14:paraId="0FA27F61" w14:textId="3F5EC26C" w:rsidR="000F625B" w:rsidRDefault="00B06370">
      <w:pPr>
        <w:spacing w:line="480" w:lineRule="auto"/>
        <w:ind w:firstLine="720"/>
        <w:jc w:val="both"/>
        <w:rPr>
          <w:rFonts w:ascii="Arial" w:eastAsia="Arial" w:hAnsi="Arial" w:cs="Arial"/>
        </w:rPr>
      </w:pPr>
      <w:r>
        <w:rPr>
          <w:rFonts w:ascii="Arial" w:eastAsia="Arial" w:hAnsi="Arial" w:cs="Arial"/>
        </w:rPr>
        <w:t xml:space="preserve">In healthy adults, the dACC exhibited </w:t>
      </w:r>
      <w:r w:rsidR="007F459C">
        <w:rPr>
          <w:rFonts w:ascii="Arial" w:eastAsia="Arial" w:hAnsi="Arial" w:cs="Arial"/>
        </w:rPr>
        <w:t xml:space="preserve">greater </w:t>
      </w:r>
      <w:r>
        <w:rPr>
          <w:rFonts w:ascii="Arial" w:eastAsia="Arial" w:hAnsi="Arial" w:cs="Arial"/>
        </w:rPr>
        <w:t>reinstatement for CS+ items (compared to CS- items) that were encoded during fear conditioning (</w:t>
      </w:r>
      <w:r>
        <w:rPr>
          <w:rFonts w:ascii="Arial" w:eastAsia="Arial" w:hAnsi="Arial" w:cs="Arial"/>
          <w:b/>
        </w:rPr>
        <w:t>Fig</w:t>
      </w:r>
      <w:ins w:id="207" w:author="gus hennings" w:date="2021-10-21T12:12:00Z">
        <w:r w:rsidR="00BE731E">
          <w:rPr>
            <w:rFonts w:ascii="Arial" w:eastAsia="Arial" w:hAnsi="Arial" w:cs="Arial"/>
            <w:b/>
          </w:rPr>
          <w:t>ure</w:t>
        </w:r>
      </w:ins>
      <w:del w:id="208" w:author="gus hennings" w:date="2021-10-21T12:12:00Z">
        <w:r w:rsidDel="00BE731E">
          <w:rPr>
            <w:rFonts w:ascii="Arial" w:eastAsia="Arial" w:hAnsi="Arial" w:cs="Arial"/>
            <w:b/>
          </w:rPr>
          <w:delText>.</w:delText>
        </w:r>
      </w:del>
      <w:r>
        <w:rPr>
          <w:rFonts w:ascii="Arial" w:eastAsia="Arial" w:hAnsi="Arial" w:cs="Arial"/>
          <w:b/>
        </w:rPr>
        <w:t xml:space="preserve"> </w:t>
      </w:r>
      <w:r w:rsidR="002664DC">
        <w:rPr>
          <w:rFonts w:ascii="Arial" w:eastAsia="Arial" w:hAnsi="Arial" w:cs="Arial"/>
          <w:b/>
        </w:rPr>
        <w:t>2</w:t>
      </w:r>
      <w:ins w:id="209" w:author="gus hennings" w:date="2021-10-21T12:12:00Z">
        <w:r w:rsidR="00BE731E">
          <w:rPr>
            <w:rFonts w:ascii="Arial" w:eastAsia="Arial" w:hAnsi="Arial" w:cs="Arial"/>
            <w:b/>
          </w:rPr>
          <w:t>B</w:t>
        </w:r>
      </w:ins>
      <w:del w:id="210" w:author="gus hennings" w:date="2021-10-21T12:12:00Z">
        <w:r w:rsidR="002664DC" w:rsidDel="00BE731E">
          <w:rPr>
            <w:rFonts w:ascii="Arial" w:eastAsia="Arial" w:hAnsi="Arial" w:cs="Arial"/>
            <w:b/>
          </w:rPr>
          <w:delText>b</w:delText>
        </w:r>
      </w:del>
      <w:r>
        <w:rPr>
          <w:rFonts w:ascii="Arial" w:eastAsia="Arial" w:hAnsi="Arial" w:cs="Arial"/>
          <w:b/>
        </w:rPr>
        <w:t>, top</w:t>
      </w:r>
      <w:r>
        <w:rPr>
          <w:rFonts w:ascii="Arial" w:eastAsia="Arial" w:hAnsi="Arial" w:cs="Arial"/>
        </w:rPr>
        <w:t xml:space="preserve">; </w:t>
      </w:r>
      <w:r w:rsidR="007721E2">
        <w:rPr>
          <w:rFonts w:ascii="Arial" w:eastAsia="Arial" w:hAnsi="Arial" w:cs="Arial"/>
        </w:rPr>
        <w:t xml:space="preserve">difference = </w:t>
      </w:r>
      <w:r>
        <w:rPr>
          <w:rFonts w:ascii="Arial" w:eastAsia="Arial" w:hAnsi="Arial" w:cs="Arial"/>
        </w:rPr>
        <w:t xml:space="preserve">0.22, </w:t>
      </w:r>
      <w:r w:rsidR="007721E2">
        <w:rPr>
          <w:rFonts w:ascii="Arial" w:eastAsia="Arial" w:hAnsi="Arial" w:cs="Arial"/>
        </w:rPr>
        <w:t xml:space="preserve">95% CI = </w:t>
      </w:r>
      <w:r>
        <w:rPr>
          <w:rFonts w:ascii="Arial" w:eastAsia="Arial" w:hAnsi="Arial" w:cs="Arial"/>
        </w:rPr>
        <w:t>[0.16, 0.28], P</w:t>
      </w:r>
      <w:r>
        <w:rPr>
          <w:rFonts w:ascii="Arial" w:eastAsia="Arial" w:hAnsi="Arial" w:cs="Arial"/>
          <w:vertAlign w:val="subscript"/>
        </w:rPr>
        <w:t>FDR</w:t>
      </w:r>
      <w:r>
        <w:rPr>
          <w:rFonts w:ascii="Arial" w:eastAsia="Arial" w:hAnsi="Arial" w:cs="Arial"/>
        </w:rPr>
        <w:t xml:space="preserve"> = 4.62e-12). This finding accords with rodent models that show the</w:t>
      </w:r>
      <w:r w:rsidR="00505223">
        <w:rPr>
          <w:rFonts w:ascii="Arial" w:eastAsia="Arial" w:hAnsi="Arial" w:cs="Arial"/>
        </w:rPr>
        <w:t xml:space="preserve"> PL</w:t>
      </w:r>
      <w:r>
        <w:rPr>
          <w:rFonts w:ascii="Arial" w:eastAsia="Arial" w:hAnsi="Arial" w:cs="Arial"/>
        </w:rPr>
        <w:t xml:space="preserve"> is involved in both the learning and retrieval of long-term fear memories. </w:t>
      </w:r>
      <w:r w:rsidR="002061F2">
        <w:rPr>
          <w:rFonts w:ascii="Arial" w:eastAsia="Arial" w:hAnsi="Arial" w:cs="Arial"/>
        </w:rPr>
        <w:t>R</w:t>
      </w:r>
      <w:r>
        <w:rPr>
          <w:rFonts w:ascii="Arial" w:eastAsia="Arial" w:hAnsi="Arial" w:cs="Arial"/>
        </w:rPr>
        <w:t xml:space="preserve">einstatement </w:t>
      </w:r>
      <w:r w:rsidR="00455FBE">
        <w:rPr>
          <w:rFonts w:ascii="Arial" w:eastAsia="Arial" w:hAnsi="Arial" w:cs="Arial"/>
        </w:rPr>
        <w:t xml:space="preserve">in the dACC </w:t>
      </w:r>
      <w:r>
        <w:rPr>
          <w:rFonts w:ascii="Arial" w:eastAsia="Arial" w:hAnsi="Arial" w:cs="Arial"/>
        </w:rPr>
        <w:t xml:space="preserve">was stronger for fear memories (CS+ </w:t>
      </w:r>
      <w:r w:rsidR="006A68D9">
        <w:rPr>
          <w:rFonts w:ascii="Arial" w:eastAsia="Arial" w:hAnsi="Arial" w:cs="Arial"/>
        </w:rPr>
        <w:t>‒</w:t>
      </w:r>
      <w:r>
        <w:rPr>
          <w:rFonts w:ascii="Arial" w:eastAsia="Arial" w:hAnsi="Arial" w:cs="Arial"/>
        </w:rPr>
        <w:t xml:space="preserve"> CS- from conditioning) than for extinction memories (CS+ </w:t>
      </w:r>
      <w:r w:rsidR="006A68D9">
        <w:rPr>
          <w:rFonts w:ascii="Arial" w:eastAsia="Arial" w:hAnsi="Arial" w:cs="Arial"/>
        </w:rPr>
        <w:t>‒</w:t>
      </w:r>
      <w:r>
        <w:rPr>
          <w:rFonts w:ascii="Arial" w:eastAsia="Arial" w:hAnsi="Arial" w:cs="Arial"/>
        </w:rPr>
        <w:t xml:space="preserve"> CS- from extinction</w:t>
      </w:r>
      <w:r w:rsidR="002664DC">
        <w:rPr>
          <w:rFonts w:ascii="Arial" w:eastAsia="Arial" w:hAnsi="Arial" w:cs="Arial"/>
        </w:rPr>
        <w:t xml:space="preserve">; </w:t>
      </w:r>
      <w:r>
        <w:rPr>
          <w:rFonts w:ascii="Arial" w:eastAsia="Arial" w:hAnsi="Arial" w:cs="Arial"/>
        </w:rPr>
        <w:t>0.21, [0.12, 0.29], P</w:t>
      </w:r>
      <w:r w:rsidR="004A3169">
        <w:rPr>
          <w:rFonts w:ascii="Arial" w:eastAsia="Arial" w:hAnsi="Arial" w:cs="Arial"/>
          <w:vertAlign w:val="subscript"/>
        </w:rPr>
        <w:t>FDR</w:t>
      </w:r>
      <w:r>
        <w:rPr>
          <w:rFonts w:ascii="Arial" w:eastAsia="Arial" w:hAnsi="Arial" w:cs="Arial"/>
        </w:rPr>
        <w:t xml:space="preserve"> = </w:t>
      </w:r>
      <w:r w:rsidR="004A3169">
        <w:rPr>
          <w:rFonts w:ascii="Arial" w:eastAsia="Arial" w:hAnsi="Arial" w:cs="Arial"/>
        </w:rPr>
        <w:t>6.26</w:t>
      </w:r>
      <w:r>
        <w:rPr>
          <w:rFonts w:ascii="Arial" w:eastAsia="Arial" w:hAnsi="Arial" w:cs="Arial"/>
        </w:rPr>
        <w:t xml:space="preserve">e-6). Moreover, this region did not show any </w:t>
      </w:r>
      <w:r w:rsidR="00E16304">
        <w:rPr>
          <w:rFonts w:ascii="Arial" w:eastAsia="Arial" w:hAnsi="Arial" w:cs="Arial"/>
        </w:rPr>
        <w:t xml:space="preserve">preferential </w:t>
      </w:r>
      <w:r w:rsidR="007F459C">
        <w:rPr>
          <w:rFonts w:ascii="Arial" w:eastAsia="Arial" w:hAnsi="Arial" w:cs="Arial"/>
        </w:rPr>
        <w:t xml:space="preserve">CS+ </w:t>
      </w:r>
      <w:r>
        <w:rPr>
          <w:rFonts w:ascii="Arial" w:eastAsia="Arial" w:hAnsi="Arial" w:cs="Arial"/>
        </w:rPr>
        <w:t>reinstatement of extinction memories (0.014, [-0.046, 0.075], P</w:t>
      </w:r>
      <w:r>
        <w:rPr>
          <w:rFonts w:ascii="Arial" w:eastAsia="Arial" w:hAnsi="Arial" w:cs="Arial"/>
          <w:vertAlign w:val="subscript"/>
        </w:rPr>
        <w:t>FDR</w:t>
      </w:r>
      <w:r>
        <w:rPr>
          <w:rFonts w:ascii="Arial" w:eastAsia="Arial" w:hAnsi="Arial" w:cs="Arial"/>
        </w:rPr>
        <w:t xml:space="preserve"> = 0.64) or pre-</w:t>
      </w:r>
      <w:r>
        <w:rPr>
          <w:rFonts w:ascii="Arial" w:eastAsia="Arial" w:hAnsi="Arial" w:cs="Arial"/>
        </w:rPr>
        <w:lastRenderedPageBreak/>
        <w:t>conditioning memories (0.006, [-0.054, 0.066], P</w:t>
      </w:r>
      <w:r>
        <w:rPr>
          <w:rFonts w:ascii="Arial" w:eastAsia="Arial" w:hAnsi="Arial" w:cs="Arial"/>
          <w:vertAlign w:val="subscript"/>
        </w:rPr>
        <w:t>FDR</w:t>
      </w:r>
      <w:r>
        <w:rPr>
          <w:rFonts w:ascii="Arial" w:eastAsia="Arial" w:hAnsi="Arial" w:cs="Arial"/>
        </w:rPr>
        <w:t xml:space="preserve"> = 0.84). In sum, the dACC appears highly specialized for the reinstatement of fear memories in the healthy adult brain. In the vmPFC, there was</w:t>
      </w:r>
      <w:r w:rsidR="007F459C">
        <w:rPr>
          <w:rFonts w:ascii="Arial" w:eastAsia="Arial" w:hAnsi="Arial" w:cs="Arial"/>
        </w:rPr>
        <w:t xml:space="preserve"> </w:t>
      </w:r>
      <w:r>
        <w:rPr>
          <w:rFonts w:ascii="Arial" w:eastAsia="Arial" w:hAnsi="Arial" w:cs="Arial"/>
        </w:rPr>
        <w:t xml:space="preserve">reinstatement </w:t>
      </w:r>
      <w:r w:rsidR="00AB1C18">
        <w:rPr>
          <w:rFonts w:ascii="Arial" w:eastAsia="Arial" w:hAnsi="Arial" w:cs="Arial"/>
        </w:rPr>
        <w:t xml:space="preserve">of </w:t>
      </w:r>
      <w:r>
        <w:rPr>
          <w:rFonts w:ascii="Arial" w:eastAsia="Arial" w:hAnsi="Arial" w:cs="Arial"/>
        </w:rPr>
        <w:t>both fear memories (0.074, [0.013, 0.134], P</w:t>
      </w:r>
      <w:r>
        <w:rPr>
          <w:rFonts w:ascii="Arial" w:eastAsia="Arial" w:hAnsi="Arial" w:cs="Arial"/>
          <w:vertAlign w:val="subscript"/>
        </w:rPr>
        <w:t>FDR</w:t>
      </w:r>
      <w:r>
        <w:rPr>
          <w:rFonts w:ascii="Arial" w:eastAsia="Arial" w:hAnsi="Arial" w:cs="Arial"/>
        </w:rPr>
        <w:t xml:space="preserve"> = 0.033) and extinction memories (0.113, [0.053, 0.173], P</w:t>
      </w:r>
      <w:r>
        <w:rPr>
          <w:rFonts w:ascii="Arial" w:eastAsia="Arial" w:hAnsi="Arial" w:cs="Arial"/>
          <w:vertAlign w:val="subscript"/>
        </w:rPr>
        <w:t>FDR</w:t>
      </w:r>
      <w:r>
        <w:rPr>
          <w:rFonts w:ascii="Arial" w:eastAsia="Arial" w:hAnsi="Arial" w:cs="Arial"/>
        </w:rPr>
        <w:t xml:space="preserve"> = 9.20e-4). There was no</w:t>
      </w:r>
      <w:r w:rsidR="00E16304">
        <w:rPr>
          <w:rFonts w:ascii="Arial" w:eastAsia="Arial" w:hAnsi="Arial" w:cs="Arial"/>
        </w:rPr>
        <w:t xml:space="preserve"> preferential</w:t>
      </w:r>
      <w:r w:rsidR="007F459C">
        <w:rPr>
          <w:rFonts w:ascii="Arial" w:eastAsia="Arial" w:hAnsi="Arial" w:cs="Arial"/>
        </w:rPr>
        <w:t xml:space="preserve"> CS+ </w:t>
      </w:r>
      <w:r>
        <w:rPr>
          <w:rFonts w:ascii="Arial" w:eastAsia="Arial" w:hAnsi="Arial" w:cs="Arial"/>
        </w:rPr>
        <w:t>reinstatement of pre-conditioning memories (-0.020, [-0.081, 0.040], P</w:t>
      </w:r>
      <w:r>
        <w:rPr>
          <w:rFonts w:ascii="Arial" w:eastAsia="Arial" w:hAnsi="Arial" w:cs="Arial"/>
          <w:vertAlign w:val="subscript"/>
        </w:rPr>
        <w:t>FDR</w:t>
      </w:r>
      <w:r>
        <w:rPr>
          <w:vertAlign w:val="subscript"/>
        </w:rPr>
        <w:t xml:space="preserve"> </w:t>
      </w:r>
      <w:r>
        <w:rPr>
          <w:rFonts w:ascii="Arial" w:eastAsia="Arial" w:hAnsi="Arial" w:cs="Arial"/>
        </w:rPr>
        <w:t xml:space="preserve">= 0.50). Notably, </w:t>
      </w:r>
      <w:r w:rsidR="00B456EB">
        <w:rPr>
          <w:rFonts w:ascii="Arial" w:eastAsia="Arial" w:hAnsi="Arial" w:cs="Arial"/>
        </w:rPr>
        <w:t xml:space="preserve">there was a significant double dissociation in the selective reinstatement of fear and extinction memories between these two regions (significant </w:t>
      </w:r>
      <w:r w:rsidR="00B456EB" w:rsidRPr="00B456EB">
        <w:rPr>
          <w:rFonts w:ascii="Arial" w:eastAsia="Arial" w:hAnsi="Arial" w:cs="Arial"/>
          <w:i/>
          <w:iCs/>
        </w:rPr>
        <w:t>CS type * encoding context * ROI</w:t>
      </w:r>
      <w:r w:rsidR="00B456EB">
        <w:rPr>
          <w:rFonts w:ascii="Arial" w:eastAsia="Arial" w:hAnsi="Arial" w:cs="Arial"/>
        </w:rPr>
        <w:t xml:space="preserve"> interaction; X</w:t>
      </w:r>
      <w:r w:rsidR="00B456EB">
        <w:rPr>
          <w:rFonts w:ascii="Arial" w:eastAsia="Arial" w:hAnsi="Arial" w:cs="Arial"/>
          <w:vertAlign w:val="superscript"/>
        </w:rPr>
        <w:t>2</w:t>
      </w:r>
      <w:r w:rsidR="00B456EB">
        <w:rPr>
          <w:rFonts w:ascii="Arial" w:eastAsia="Arial" w:hAnsi="Arial" w:cs="Arial"/>
          <w:vertAlign w:val="subscript"/>
        </w:rPr>
        <w:t>(1)</w:t>
      </w:r>
      <w:r w:rsidR="00B456EB">
        <w:rPr>
          <w:rFonts w:ascii="Arial" w:eastAsia="Arial" w:hAnsi="Arial" w:cs="Arial"/>
        </w:rPr>
        <w:softHyphen/>
        <w:t xml:space="preserve"> = 16.2, P = 5.71e-5). Specifically, </w:t>
      </w:r>
      <w:r>
        <w:rPr>
          <w:rFonts w:ascii="Arial" w:eastAsia="Arial" w:hAnsi="Arial" w:cs="Arial"/>
        </w:rPr>
        <w:t>there was stronger reinstatement of fear memories in the dACC relative to the vmPFC (0.149, [0.064, 0.234], P</w:t>
      </w:r>
      <w:r>
        <w:rPr>
          <w:rFonts w:ascii="Arial" w:eastAsia="Arial" w:hAnsi="Arial" w:cs="Arial"/>
          <w:vertAlign w:val="subscript"/>
        </w:rPr>
        <w:t xml:space="preserve">FDR </w:t>
      </w:r>
      <w:r>
        <w:rPr>
          <w:rFonts w:ascii="Arial" w:eastAsia="Arial" w:hAnsi="Arial" w:cs="Arial"/>
        </w:rPr>
        <w:t>= 0.002), and stronger reinstatement of extinction memories in the vmPFC relative to the dACC (0.099, [0.014, 0.184], P</w:t>
      </w:r>
      <w:r>
        <w:rPr>
          <w:rFonts w:ascii="Arial" w:eastAsia="Arial" w:hAnsi="Arial" w:cs="Arial"/>
          <w:vertAlign w:val="subscript"/>
        </w:rPr>
        <w:t xml:space="preserve">FDR </w:t>
      </w:r>
      <w:r>
        <w:rPr>
          <w:rFonts w:ascii="Arial" w:eastAsia="Arial" w:hAnsi="Arial" w:cs="Arial"/>
        </w:rPr>
        <w:t xml:space="preserve">= 0.031). Altogether, in healthy adults, discrete regions of the mPFC exhibited a double dissociation in the reinstatement of fear </w:t>
      </w:r>
      <w:del w:id="211" w:author="gus hennings" w:date="2021-10-20T08:58:00Z">
        <w:r w:rsidDel="001B31B4">
          <w:rPr>
            <w:rFonts w:ascii="Arial" w:eastAsia="Arial" w:hAnsi="Arial" w:cs="Arial"/>
          </w:rPr>
          <w:delText xml:space="preserve">memories </w:delText>
        </w:r>
      </w:del>
      <w:r>
        <w:rPr>
          <w:rFonts w:ascii="Arial" w:eastAsia="Arial" w:hAnsi="Arial" w:cs="Arial"/>
        </w:rPr>
        <w:t>and extinction</w:t>
      </w:r>
      <w:del w:id="212" w:author="gus hennings" w:date="2021-10-20T08:58:00Z">
        <w:r w:rsidDel="001B31B4">
          <w:rPr>
            <w:rFonts w:ascii="Arial" w:eastAsia="Arial" w:hAnsi="Arial" w:cs="Arial"/>
          </w:rPr>
          <w:delText xml:space="preserve"> memories</w:delText>
        </w:r>
      </w:del>
      <w:r>
        <w:rPr>
          <w:rFonts w:ascii="Arial" w:eastAsia="Arial" w:hAnsi="Arial" w:cs="Arial"/>
        </w:rPr>
        <w:t>, as identified by the temporal context in which the memories were formed</w:t>
      </w:r>
      <w:ins w:id="213" w:author="gus hennings" w:date="2021-10-21T12:07:00Z">
        <w:r w:rsidR="00C51CB0">
          <w:rPr>
            <w:rFonts w:ascii="Arial" w:eastAsia="Arial" w:hAnsi="Arial" w:cs="Arial"/>
          </w:rPr>
          <w:t xml:space="preserve"> (See </w:t>
        </w:r>
        <w:r w:rsidR="00C51CB0" w:rsidRPr="00C51CB0">
          <w:rPr>
            <w:rFonts w:ascii="Arial" w:eastAsia="Arial" w:hAnsi="Arial" w:cs="Arial"/>
            <w:b/>
            <w:bCs/>
            <w:rPrChange w:id="214" w:author="gus hennings" w:date="2021-10-21T12:07:00Z">
              <w:rPr>
                <w:rFonts w:ascii="Arial" w:eastAsia="Arial" w:hAnsi="Arial" w:cs="Arial"/>
              </w:rPr>
            </w:rPrChange>
          </w:rPr>
          <w:t>Figure S2</w:t>
        </w:r>
        <w:r w:rsidR="00C51CB0">
          <w:rPr>
            <w:rFonts w:ascii="Arial" w:eastAsia="Arial" w:hAnsi="Arial" w:cs="Arial"/>
          </w:rPr>
          <w:t xml:space="preserve"> for a complementary analysis</w:t>
        </w:r>
      </w:ins>
      <w:ins w:id="215" w:author="gus hennings" w:date="2021-10-21T12:08:00Z">
        <w:r w:rsidR="00C51CB0">
          <w:rPr>
            <w:rFonts w:ascii="Arial" w:eastAsia="Arial" w:hAnsi="Arial" w:cs="Arial"/>
          </w:rPr>
          <w:t xml:space="preserve"> </w:t>
        </w:r>
      </w:ins>
      <w:ins w:id="216" w:author="gus hennings" w:date="2021-10-21T12:10:00Z">
        <w:r w:rsidR="00C51CB0">
          <w:rPr>
            <w:rFonts w:ascii="Arial" w:eastAsia="Arial" w:hAnsi="Arial" w:cs="Arial"/>
          </w:rPr>
          <w:t>highlighting</w:t>
        </w:r>
      </w:ins>
      <w:ins w:id="217" w:author="gus hennings" w:date="2021-10-21T12:08:00Z">
        <w:r w:rsidR="00C51CB0">
          <w:rPr>
            <w:rFonts w:ascii="Arial" w:eastAsia="Arial" w:hAnsi="Arial" w:cs="Arial"/>
          </w:rPr>
          <w:t xml:space="preserve"> the importance of temporal context)</w:t>
        </w:r>
      </w:ins>
      <w:r>
        <w:rPr>
          <w:rFonts w:ascii="Arial" w:eastAsia="Arial" w:hAnsi="Arial" w:cs="Arial"/>
        </w:rPr>
        <w:t>.</w:t>
      </w:r>
    </w:p>
    <w:p w14:paraId="67FD52E6" w14:textId="59158562" w:rsidR="000F625B" w:rsidRDefault="00264C24" w:rsidP="00AA35A8">
      <w:pPr>
        <w:spacing w:line="480" w:lineRule="auto"/>
        <w:ind w:firstLine="720"/>
        <w:jc w:val="both"/>
        <w:rPr>
          <w:rFonts w:ascii="Arial" w:eastAsia="Arial" w:hAnsi="Arial" w:cs="Arial"/>
        </w:rPr>
      </w:pPr>
      <w:r>
        <w:rPr>
          <w:rFonts w:ascii="Arial" w:eastAsia="Arial" w:hAnsi="Arial" w:cs="Arial"/>
        </w:rPr>
        <w:t>As with healthy adults, i</w:t>
      </w:r>
      <w:r w:rsidR="00B06370">
        <w:rPr>
          <w:rFonts w:ascii="Arial" w:eastAsia="Arial" w:hAnsi="Arial" w:cs="Arial"/>
        </w:rPr>
        <w:t xml:space="preserve">ndividuals with PTSS also exhibited </w:t>
      </w:r>
      <w:r w:rsidR="00E16304">
        <w:rPr>
          <w:rFonts w:ascii="Arial" w:eastAsia="Arial" w:hAnsi="Arial" w:cs="Arial"/>
        </w:rPr>
        <w:t xml:space="preserve">greater </w:t>
      </w:r>
      <w:r w:rsidR="00B06370">
        <w:rPr>
          <w:rFonts w:ascii="Arial" w:eastAsia="Arial" w:hAnsi="Arial" w:cs="Arial"/>
        </w:rPr>
        <w:t xml:space="preserve">reinstatement in the dACC for </w:t>
      </w:r>
      <w:r w:rsidR="00AB1C18">
        <w:rPr>
          <w:rFonts w:ascii="Arial" w:eastAsia="Arial" w:hAnsi="Arial" w:cs="Arial"/>
        </w:rPr>
        <w:t xml:space="preserve">CS+ </w:t>
      </w:r>
      <w:r w:rsidR="00B06370">
        <w:rPr>
          <w:rFonts w:ascii="Arial" w:eastAsia="Arial" w:hAnsi="Arial" w:cs="Arial"/>
        </w:rPr>
        <w:t>items encoded during conditioning (</w:t>
      </w:r>
      <w:r w:rsidR="00B06370" w:rsidRPr="002664DC">
        <w:rPr>
          <w:rFonts w:ascii="Arial" w:eastAsia="Arial" w:hAnsi="Arial" w:cs="Arial"/>
          <w:b/>
          <w:bCs/>
        </w:rPr>
        <w:t>Fig</w:t>
      </w:r>
      <w:ins w:id="218" w:author="gus hennings" w:date="2021-10-21T12:12:00Z">
        <w:r w:rsidR="00BE731E">
          <w:rPr>
            <w:rFonts w:ascii="Arial" w:eastAsia="Arial" w:hAnsi="Arial" w:cs="Arial"/>
            <w:b/>
            <w:bCs/>
          </w:rPr>
          <w:t>ure</w:t>
        </w:r>
      </w:ins>
      <w:del w:id="219" w:author="gus hennings" w:date="2021-10-21T12:12:00Z">
        <w:r w:rsidR="00B06370" w:rsidRPr="002664DC" w:rsidDel="00BE731E">
          <w:rPr>
            <w:rFonts w:ascii="Arial" w:eastAsia="Arial" w:hAnsi="Arial" w:cs="Arial"/>
            <w:b/>
            <w:bCs/>
          </w:rPr>
          <w:delText>.</w:delText>
        </w:r>
      </w:del>
      <w:r w:rsidR="00B06370" w:rsidRPr="002664DC">
        <w:rPr>
          <w:rFonts w:ascii="Arial" w:eastAsia="Arial" w:hAnsi="Arial" w:cs="Arial"/>
          <w:b/>
          <w:bCs/>
        </w:rPr>
        <w:t xml:space="preserve"> </w:t>
      </w:r>
      <w:r w:rsidR="002664DC" w:rsidRPr="002664DC">
        <w:rPr>
          <w:rFonts w:ascii="Arial" w:eastAsia="Arial" w:hAnsi="Arial" w:cs="Arial"/>
          <w:b/>
          <w:bCs/>
        </w:rPr>
        <w:t>2</w:t>
      </w:r>
      <w:ins w:id="220" w:author="gus hennings" w:date="2021-10-21T12:12:00Z">
        <w:r w:rsidR="00BE731E">
          <w:rPr>
            <w:rFonts w:ascii="Arial" w:eastAsia="Arial" w:hAnsi="Arial" w:cs="Arial"/>
            <w:b/>
            <w:bCs/>
          </w:rPr>
          <w:t>B</w:t>
        </w:r>
      </w:ins>
      <w:del w:id="221" w:author="gus hennings" w:date="2021-10-21T12:12:00Z">
        <w:r w:rsidR="002664DC" w:rsidRPr="002664DC" w:rsidDel="00BE731E">
          <w:rPr>
            <w:rFonts w:ascii="Arial" w:eastAsia="Arial" w:hAnsi="Arial" w:cs="Arial"/>
            <w:b/>
            <w:bCs/>
          </w:rPr>
          <w:delText>b</w:delText>
        </w:r>
      </w:del>
      <w:r w:rsidR="00B06370">
        <w:rPr>
          <w:rFonts w:ascii="Arial" w:eastAsia="Arial" w:hAnsi="Arial" w:cs="Arial"/>
        </w:rPr>
        <w:t>, bottom</w:t>
      </w:r>
      <w:r w:rsidR="002664DC">
        <w:rPr>
          <w:rFonts w:ascii="Arial" w:eastAsia="Arial" w:hAnsi="Arial" w:cs="Arial"/>
        </w:rPr>
        <w:t>;</w:t>
      </w:r>
      <w:r w:rsidR="00B06370">
        <w:rPr>
          <w:rFonts w:ascii="Arial" w:eastAsia="Arial" w:hAnsi="Arial" w:cs="Arial"/>
        </w:rPr>
        <w:t xml:space="preserve"> 0.171, [0.111, 0.231], P</w:t>
      </w:r>
      <w:r w:rsidR="00B06370">
        <w:rPr>
          <w:rFonts w:ascii="Arial" w:eastAsia="Arial" w:hAnsi="Arial" w:cs="Arial"/>
          <w:vertAlign w:val="subscript"/>
        </w:rPr>
        <w:t xml:space="preserve">FDR </w:t>
      </w:r>
      <w:r w:rsidR="00B06370">
        <w:rPr>
          <w:rFonts w:ascii="Arial" w:eastAsia="Arial" w:hAnsi="Arial" w:cs="Arial"/>
        </w:rPr>
        <w:t>= 1.53e-7),</w:t>
      </w:r>
      <w:r>
        <w:rPr>
          <w:rFonts w:ascii="Arial" w:eastAsia="Arial" w:hAnsi="Arial" w:cs="Arial"/>
        </w:rPr>
        <w:t xml:space="preserve"> and </w:t>
      </w:r>
      <w:r w:rsidR="00B06370">
        <w:rPr>
          <w:rFonts w:ascii="Arial" w:eastAsia="Arial" w:hAnsi="Arial" w:cs="Arial"/>
        </w:rPr>
        <w:t xml:space="preserve">reinstatement of fear memories </w:t>
      </w:r>
      <w:r>
        <w:rPr>
          <w:rFonts w:ascii="Arial" w:eastAsia="Arial" w:hAnsi="Arial" w:cs="Arial"/>
        </w:rPr>
        <w:t xml:space="preserve">was stronger in </w:t>
      </w:r>
      <w:r w:rsidR="00B06370">
        <w:rPr>
          <w:rFonts w:ascii="Arial" w:eastAsia="Arial" w:hAnsi="Arial" w:cs="Arial"/>
        </w:rPr>
        <w:t>the dACC relative to the vmPFC (0.121, [0.036, 0.206], P</w:t>
      </w:r>
      <w:r w:rsidR="00B06370">
        <w:rPr>
          <w:rFonts w:ascii="Arial" w:eastAsia="Arial" w:hAnsi="Arial" w:cs="Arial"/>
          <w:vertAlign w:val="subscript"/>
        </w:rPr>
        <w:t xml:space="preserve">FDR </w:t>
      </w:r>
      <w:r w:rsidR="00B06370">
        <w:rPr>
          <w:rFonts w:ascii="Arial" w:eastAsia="Arial" w:hAnsi="Arial" w:cs="Arial"/>
        </w:rPr>
        <w:t>= 0.011)</w:t>
      </w:r>
      <w:r>
        <w:rPr>
          <w:rFonts w:ascii="Arial" w:eastAsia="Arial" w:hAnsi="Arial" w:cs="Arial"/>
        </w:rPr>
        <w:t xml:space="preserve">. </w:t>
      </w:r>
      <w:r w:rsidR="008D2CCE">
        <w:rPr>
          <w:rFonts w:ascii="Arial" w:eastAsia="Arial" w:hAnsi="Arial" w:cs="Arial"/>
        </w:rPr>
        <w:t>The</w:t>
      </w:r>
      <w:r w:rsidR="002F1CF7">
        <w:rPr>
          <w:rFonts w:ascii="Arial" w:eastAsia="Arial" w:hAnsi="Arial" w:cs="Arial"/>
        </w:rPr>
        <w:t>re was also a lack of preferential CS+ reinstatement in the</w:t>
      </w:r>
      <w:r w:rsidR="008D2CCE">
        <w:rPr>
          <w:rFonts w:ascii="Arial" w:eastAsia="Arial" w:hAnsi="Arial" w:cs="Arial"/>
        </w:rPr>
        <w:t xml:space="preserve"> dACC  for pre-conditioning memories (0.032, [-0.028, 0.092], P</w:t>
      </w:r>
      <w:r w:rsidR="008D2CCE">
        <w:rPr>
          <w:rFonts w:ascii="Arial" w:eastAsia="Arial" w:hAnsi="Arial" w:cs="Arial"/>
          <w:vertAlign w:val="subscript"/>
        </w:rPr>
        <w:t>FDR</w:t>
      </w:r>
      <w:r w:rsidR="008D2CCE">
        <w:rPr>
          <w:rFonts w:ascii="Arial" w:eastAsia="Arial" w:hAnsi="Arial" w:cs="Arial"/>
        </w:rPr>
        <w:t xml:space="preserve"> = 0.30). </w:t>
      </w:r>
      <w:r>
        <w:rPr>
          <w:rFonts w:ascii="Arial" w:eastAsia="Arial" w:hAnsi="Arial" w:cs="Arial"/>
        </w:rPr>
        <w:t xml:space="preserve">This pattern of fear memory reinstatement is consistent with </w:t>
      </w:r>
      <w:r w:rsidR="00AA35A8">
        <w:rPr>
          <w:rFonts w:ascii="Arial" w:eastAsia="Arial" w:hAnsi="Arial" w:cs="Arial"/>
        </w:rPr>
        <w:t>results in</w:t>
      </w:r>
      <w:r>
        <w:rPr>
          <w:rFonts w:ascii="Arial" w:eastAsia="Arial" w:hAnsi="Arial" w:cs="Arial"/>
        </w:rPr>
        <w:t xml:space="preserve"> healthy adults and suggests</w:t>
      </w:r>
      <w:r w:rsidR="00AA35A8">
        <w:rPr>
          <w:rFonts w:ascii="Arial" w:eastAsia="Arial" w:hAnsi="Arial" w:cs="Arial"/>
        </w:rPr>
        <w:t xml:space="preserve"> that individuals with PTSS do not exhibit a</w:t>
      </w:r>
      <w:del w:id="222" w:author="gus hennings" w:date="2021-10-20T08:59:00Z">
        <w:r w:rsidR="00AA35A8" w:rsidDel="001B31B4">
          <w:rPr>
            <w:rFonts w:ascii="Arial" w:eastAsia="Arial" w:hAnsi="Arial" w:cs="Arial"/>
          </w:rPr>
          <w:delText xml:space="preserve"> </w:delText>
        </w:r>
        <w:r w:rsidR="00C35758" w:rsidDel="001B31B4">
          <w:rPr>
            <w:rFonts w:ascii="Arial" w:eastAsia="Arial" w:hAnsi="Arial" w:cs="Arial"/>
          </w:rPr>
          <w:delText>deficit in</w:delText>
        </w:r>
      </w:del>
      <w:r w:rsidR="00C35758">
        <w:rPr>
          <w:rFonts w:ascii="Arial" w:eastAsia="Arial" w:hAnsi="Arial" w:cs="Arial"/>
        </w:rPr>
        <w:t xml:space="preserve"> </w:t>
      </w:r>
      <w:r w:rsidR="00AA35A8">
        <w:rPr>
          <w:rFonts w:ascii="Arial" w:eastAsia="Arial" w:hAnsi="Arial" w:cs="Arial"/>
        </w:rPr>
        <w:t xml:space="preserve">fear </w:t>
      </w:r>
      <w:r w:rsidR="00C35758">
        <w:rPr>
          <w:rFonts w:ascii="Arial" w:eastAsia="Arial" w:hAnsi="Arial" w:cs="Arial"/>
        </w:rPr>
        <w:t>learning</w:t>
      </w:r>
      <w:ins w:id="223" w:author="gus hennings" w:date="2021-10-20T08:59:00Z">
        <w:r w:rsidR="001B31B4">
          <w:rPr>
            <w:rFonts w:ascii="Arial" w:eastAsia="Arial" w:hAnsi="Arial" w:cs="Arial"/>
          </w:rPr>
          <w:t xml:space="preserve"> deficit</w:t>
        </w:r>
      </w:ins>
      <w:r>
        <w:rPr>
          <w:rFonts w:ascii="Arial" w:eastAsia="Arial" w:hAnsi="Arial" w:cs="Arial"/>
        </w:rPr>
        <w:t>.</w:t>
      </w:r>
      <w:r w:rsidR="00B06370">
        <w:rPr>
          <w:rFonts w:ascii="Arial" w:eastAsia="Arial" w:hAnsi="Arial" w:cs="Arial"/>
        </w:rPr>
        <w:t xml:space="preserve"> Unlike the healthy adult group, however, the PTSS group showed reinstatement </w:t>
      </w:r>
      <w:r w:rsidR="00AA35A8">
        <w:rPr>
          <w:rFonts w:ascii="Arial" w:eastAsia="Arial" w:hAnsi="Arial" w:cs="Arial"/>
        </w:rPr>
        <w:t xml:space="preserve">for </w:t>
      </w:r>
      <w:r w:rsidR="00C35758">
        <w:rPr>
          <w:rFonts w:ascii="Arial" w:eastAsia="Arial" w:hAnsi="Arial" w:cs="Arial"/>
        </w:rPr>
        <w:t xml:space="preserve">CS+ </w:t>
      </w:r>
      <w:r w:rsidR="00AA35A8">
        <w:rPr>
          <w:rFonts w:ascii="Arial" w:eastAsia="Arial" w:hAnsi="Arial" w:cs="Arial"/>
        </w:rPr>
        <w:t xml:space="preserve">items encoded during extinction </w:t>
      </w:r>
      <w:r w:rsidR="00B06370">
        <w:rPr>
          <w:rFonts w:ascii="Arial" w:eastAsia="Arial" w:hAnsi="Arial" w:cs="Arial"/>
        </w:rPr>
        <w:t>in the dACC (0.103, [0.043, 0.164], P</w:t>
      </w:r>
      <w:r w:rsidR="00B06370">
        <w:rPr>
          <w:rFonts w:ascii="Arial" w:eastAsia="Arial" w:hAnsi="Arial" w:cs="Arial"/>
          <w:vertAlign w:val="subscript"/>
        </w:rPr>
        <w:t xml:space="preserve">FDR </w:t>
      </w:r>
      <w:r w:rsidR="00B06370">
        <w:rPr>
          <w:rFonts w:ascii="Arial" w:eastAsia="Arial" w:hAnsi="Arial" w:cs="Arial"/>
        </w:rPr>
        <w:t>= 0.002).</w:t>
      </w:r>
      <w:r w:rsidR="00C77912" w:rsidRPr="00C77912">
        <w:rPr>
          <w:rFonts w:ascii="Arial" w:eastAsia="Arial" w:hAnsi="Arial" w:cs="Arial"/>
        </w:rPr>
        <w:t xml:space="preserve"> </w:t>
      </w:r>
      <w:r w:rsidR="00212F06">
        <w:rPr>
          <w:rFonts w:ascii="Arial" w:eastAsia="Arial" w:hAnsi="Arial" w:cs="Arial"/>
        </w:rPr>
        <w:t>These results suggest that individuals with PTSS misallocat</w:t>
      </w:r>
      <w:r w:rsidR="002F1CF7">
        <w:rPr>
          <w:rFonts w:ascii="Arial" w:eastAsia="Arial" w:hAnsi="Arial" w:cs="Arial"/>
        </w:rPr>
        <w:t>e</w:t>
      </w:r>
      <w:r w:rsidR="00C35758">
        <w:rPr>
          <w:rFonts w:ascii="Arial" w:eastAsia="Arial" w:hAnsi="Arial" w:cs="Arial"/>
        </w:rPr>
        <w:t>d</w:t>
      </w:r>
      <w:r w:rsidR="00212F06">
        <w:rPr>
          <w:rFonts w:ascii="Arial" w:eastAsia="Arial" w:hAnsi="Arial" w:cs="Arial"/>
        </w:rPr>
        <w:t xml:space="preserve"> extinction memories, as i</w:t>
      </w:r>
      <w:r w:rsidR="00B06370">
        <w:rPr>
          <w:rFonts w:ascii="Arial" w:eastAsia="Arial" w:hAnsi="Arial" w:cs="Arial"/>
        </w:rPr>
        <w:t>nformation encoded in the extinction context was reinstated in the same region involved in the formation and retrieval of fear memories</w:t>
      </w:r>
      <w:r w:rsidR="00212F06">
        <w:rPr>
          <w:rFonts w:ascii="Arial" w:eastAsia="Arial" w:hAnsi="Arial" w:cs="Arial"/>
        </w:rPr>
        <w:t>.</w:t>
      </w:r>
      <w:r w:rsidR="00B06370">
        <w:rPr>
          <w:rFonts w:ascii="Arial" w:eastAsia="Arial" w:hAnsi="Arial" w:cs="Arial"/>
        </w:rPr>
        <w:t xml:space="preserve"> </w:t>
      </w:r>
      <w:r w:rsidR="003E64B1">
        <w:rPr>
          <w:rFonts w:ascii="Arial" w:eastAsia="Arial" w:hAnsi="Arial" w:cs="Arial"/>
        </w:rPr>
        <w:t xml:space="preserve">In the vmPFC, </w:t>
      </w:r>
      <w:r w:rsidR="00C35758">
        <w:rPr>
          <w:rFonts w:ascii="Arial" w:eastAsia="Arial" w:hAnsi="Arial" w:cs="Arial"/>
        </w:rPr>
        <w:t xml:space="preserve">surprisingly, </w:t>
      </w:r>
      <w:r w:rsidR="003E64B1">
        <w:rPr>
          <w:rFonts w:ascii="Arial" w:eastAsia="Arial" w:hAnsi="Arial" w:cs="Arial"/>
        </w:rPr>
        <w:t xml:space="preserve">there was </w:t>
      </w:r>
      <w:r w:rsidR="00CC3315">
        <w:rPr>
          <w:rFonts w:ascii="Arial" w:eastAsia="Arial" w:hAnsi="Arial" w:cs="Arial"/>
        </w:rPr>
        <w:t xml:space="preserve">greater reinstatement </w:t>
      </w:r>
      <w:r w:rsidR="00C35758">
        <w:rPr>
          <w:rFonts w:ascii="Arial" w:eastAsia="Arial" w:hAnsi="Arial" w:cs="Arial"/>
        </w:rPr>
        <w:t xml:space="preserve">of </w:t>
      </w:r>
      <w:r w:rsidR="00C77912">
        <w:rPr>
          <w:rFonts w:ascii="Arial" w:eastAsia="Arial" w:hAnsi="Arial" w:cs="Arial"/>
        </w:rPr>
        <w:t>CS- items</w:t>
      </w:r>
      <w:r w:rsidR="00C35758">
        <w:rPr>
          <w:rFonts w:ascii="Arial" w:eastAsia="Arial" w:hAnsi="Arial" w:cs="Arial"/>
        </w:rPr>
        <w:t xml:space="preserve"> (relative to CS+ items)</w:t>
      </w:r>
      <w:r w:rsidR="00C77912">
        <w:rPr>
          <w:rFonts w:ascii="Arial" w:eastAsia="Arial" w:hAnsi="Arial" w:cs="Arial"/>
        </w:rPr>
        <w:t xml:space="preserve"> encoded prior to fear conditioning (-</w:t>
      </w:r>
      <w:r w:rsidR="00C77912">
        <w:rPr>
          <w:rFonts w:ascii="Arial" w:eastAsia="Arial" w:hAnsi="Arial" w:cs="Arial"/>
        </w:rPr>
        <w:lastRenderedPageBreak/>
        <w:t>0.079, [-0.139, -0.019], P</w:t>
      </w:r>
      <w:r w:rsidR="00C77912">
        <w:rPr>
          <w:rFonts w:ascii="Arial" w:eastAsia="Arial" w:hAnsi="Arial" w:cs="Arial"/>
          <w:vertAlign w:val="subscript"/>
        </w:rPr>
        <w:t xml:space="preserve">FDR </w:t>
      </w:r>
      <w:r w:rsidR="00C77912">
        <w:rPr>
          <w:rFonts w:ascii="Arial" w:eastAsia="Arial" w:hAnsi="Arial" w:cs="Arial"/>
        </w:rPr>
        <w:t>= 0.024).</w:t>
      </w:r>
      <w:r w:rsidR="003E64B1">
        <w:rPr>
          <w:rFonts w:ascii="Arial" w:eastAsia="Arial" w:hAnsi="Arial" w:cs="Arial"/>
        </w:rPr>
        <w:t xml:space="preserve"> I</w:t>
      </w:r>
      <w:r w:rsidR="00B06370">
        <w:rPr>
          <w:rFonts w:ascii="Arial" w:eastAsia="Arial" w:hAnsi="Arial" w:cs="Arial"/>
        </w:rPr>
        <w:t xml:space="preserve">n contrast to the healthy adult group, there was no evidence of </w:t>
      </w:r>
      <w:r w:rsidR="00CC3315">
        <w:rPr>
          <w:rFonts w:ascii="Arial" w:eastAsia="Arial" w:hAnsi="Arial" w:cs="Arial"/>
        </w:rPr>
        <w:t xml:space="preserve">greater </w:t>
      </w:r>
      <w:r w:rsidR="00B06370">
        <w:rPr>
          <w:rFonts w:ascii="Arial" w:eastAsia="Arial" w:hAnsi="Arial" w:cs="Arial"/>
        </w:rPr>
        <w:t>reinstatement for CS+ items encoded during either conditioning (0.050, [-0.010, 0.110, P</w:t>
      </w:r>
      <w:r w:rsidR="00B06370">
        <w:rPr>
          <w:rFonts w:ascii="Arial" w:eastAsia="Arial" w:hAnsi="Arial" w:cs="Arial"/>
          <w:vertAlign w:val="subscript"/>
        </w:rPr>
        <w:t>FDR</w:t>
      </w:r>
      <w:r w:rsidR="00B06370">
        <w:rPr>
          <w:rFonts w:ascii="Arial" w:eastAsia="Arial" w:hAnsi="Arial" w:cs="Arial"/>
        </w:rPr>
        <w:t xml:space="preserve"> = 0.10) or extinction (0.041, [-0.020, 0.101], P</w:t>
      </w:r>
      <w:r w:rsidR="00B06370">
        <w:rPr>
          <w:rFonts w:ascii="Arial" w:eastAsia="Arial" w:hAnsi="Arial" w:cs="Arial"/>
          <w:vertAlign w:val="subscript"/>
        </w:rPr>
        <w:t>FDR</w:t>
      </w:r>
      <w:r w:rsidR="00B06370">
        <w:rPr>
          <w:rFonts w:ascii="Arial" w:eastAsia="Arial" w:hAnsi="Arial" w:cs="Arial"/>
        </w:rPr>
        <w:t xml:space="preserve"> = 0.19) in the vmPFC. </w:t>
      </w:r>
      <w:r w:rsidR="003E64B1">
        <w:rPr>
          <w:rFonts w:ascii="Arial" w:eastAsia="Arial" w:hAnsi="Arial" w:cs="Arial"/>
        </w:rPr>
        <w:t xml:space="preserve">The significant double dissociation of fear and extinction memory reinstatement we observed in the healthy adults was not present in the PTSS group (no significant </w:t>
      </w:r>
      <w:r w:rsidR="003E64B1" w:rsidRPr="00B456EB">
        <w:rPr>
          <w:rFonts w:ascii="Arial" w:eastAsia="Arial" w:hAnsi="Arial" w:cs="Arial"/>
          <w:i/>
          <w:iCs/>
        </w:rPr>
        <w:t>CS type * encoding context * ROI</w:t>
      </w:r>
      <w:r w:rsidR="003E64B1">
        <w:rPr>
          <w:rFonts w:ascii="Arial" w:eastAsia="Arial" w:hAnsi="Arial" w:cs="Arial"/>
        </w:rPr>
        <w:t xml:space="preserve"> interaction; X</w:t>
      </w:r>
      <w:r w:rsidR="003E64B1">
        <w:rPr>
          <w:rFonts w:ascii="Arial" w:eastAsia="Arial" w:hAnsi="Arial" w:cs="Arial"/>
          <w:vertAlign w:val="superscript"/>
        </w:rPr>
        <w:t>2</w:t>
      </w:r>
      <w:r w:rsidR="003E64B1">
        <w:rPr>
          <w:rFonts w:ascii="Arial" w:eastAsia="Arial" w:hAnsi="Arial" w:cs="Arial"/>
          <w:vertAlign w:val="subscript"/>
        </w:rPr>
        <w:t>(1)</w:t>
      </w:r>
      <w:r w:rsidR="003E64B1">
        <w:rPr>
          <w:rFonts w:ascii="Arial" w:eastAsia="Arial" w:hAnsi="Arial" w:cs="Arial"/>
        </w:rPr>
        <w:t xml:space="preserve"> = 0.88, P = 0.35). Thus</w:t>
      </w:r>
      <w:r w:rsidR="00F86844">
        <w:rPr>
          <w:rFonts w:ascii="Arial" w:eastAsia="Arial" w:hAnsi="Arial" w:cs="Arial"/>
        </w:rPr>
        <w:t xml:space="preserve">, </w:t>
      </w:r>
      <w:r w:rsidR="003E64B1">
        <w:rPr>
          <w:rFonts w:ascii="Arial" w:eastAsia="Arial" w:hAnsi="Arial" w:cs="Arial"/>
        </w:rPr>
        <w:t>while individuals with PTSS exhibit normal reinstatement of fear memories</w:t>
      </w:r>
      <w:r w:rsidR="001507D0">
        <w:rPr>
          <w:rFonts w:ascii="Arial" w:eastAsia="Arial" w:hAnsi="Arial" w:cs="Arial"/>
        </w:rPr>
        <w:t xml:space="preserve"> in the dACC</w:t>
      </w:r>
      <w:r w:rsidR="003E64B1">
        <w:rPr>
          <w:rFonts w:ascii="Arial" w:eastAsia="Arial" w:hAnsi="Arial" w:cs="Arial"/>
        </w:rPr>
        <w:t xml:space="preserve">, this group did not exhibit any reinstatement of </w:t>
      </w:r>
      <w:r w:rsidR="00606FC0">
        <w:rPr>
          <w:rFonts w:ascii="Arial" w:eastAsia="Arial" w:hAnsi="Arial" w:cs="Arial"/>
        </w:rPr>
        <w:t>extinction</w:t>
      </w:r>
      <w:r w:rsidR="003E64B1">
        <w:rPr>
          <w:rFonts w:ascii="Arial" w:eastAsia="Arial" w:hAnsi="Arial" w:cs="Arial"/>
        </w:rPr>
        <w:t xml:space="preserve"> memories in the vmPFC</w:t>
      </w:r>
      <w:r w:rsidR="001507D0">
        <w:rPr>
          <w:rFonts w:ascii="Arial" w:eastAsia="Arial" w:hAnsi="Arial" w:cs="Arial"/>
        </w:rPr>
        <w:t xml:space="preserve">. </w:t>
      </w:r>
      <w:r w:rsidR="00F86844">
        <w:rPr>
          <w:rFonts w:ascii="Arial" w:eastAsia="Arial" w:hAnsi="Arial" w:cs="Arial"/>
        </w:rPr>
        <w:t>Instead</w:t>
      </w:r>
      <w:r w:rsidR="001507D0">
        <w:rPr>
          <w:rFonts w:ascii="Arial" w:eastAsia="Arial" w:hAnsi="Arial" w:cs="Arial"/>
        </w:rPr>
        <w:t xml:space="preserve">, reinstatement </w:t>
      </w:r>
      <w:r w:rsidR="003E64B1">
        <w:rPr>
          <w:rFonts w:ascii="Arial" w:eastAsia="Arial" w:hAnsi="Arial" w:cs="Arial"/>
        </w:rPr>
        <w:t xml:space="preserve">was </w:t>
      </w:r>
      <w:r w:rsidR="00C35758">
        <w:rPr>
          <w:rFonts w:ascii="Arial" w:eastAsia="Arial" w:hAnsi="Arial" w:cs="Arial"/>
        </w:rPr>
        <w:t>observed in</w:t>
      </w:r>
      <w:r w:rsidR="001507D0">
        <w:rPr>
          <w:rFonts w:ascii="Arial" w:eastAsia="Arial" w:hAnsi="Arial" w:cs="Arial"/>
        </w:rPr>
        <w:t xml:space="preserve"> the</w:t>
      </w:r>
      <w:r w:rsidR="003E64B1">
        <w:rPr>
          <w:rFonts w:ascii="Arial" w:eastAsia="Arial" w:hAnsi="Arial" w:cs="Arial"/>
        </w:rPr>
        <w:t xml:space="preserve"> dACC</w:t>
      </w:r>
      <w:r w:rsidR="00C35758">
        <w:rPr>
          <w:rFonts w:ascii="Arial" w:eastAsia="Arial" w:hAnsi="Arial" w:cs="Arial"/>
        </w:rPr>
        <w:t>, which suggests a misallocation</w:t>
      </w:r>
      <w:r w:rsidR="00606FC0">
        <w:rPr>
          <w:rFonts w:ascii="Arial" w:eastAsia="Arial" w:hAnsi="Arial" w:cs="Arial"/>
        </w:rPr>
        <w:t xml:space="preserve"> of extinction memories to a brain region </w:t>
      </w:r>
      <w:r w:rsidR="005F0F4C">
        <w:rPr>
          <w:rFonts w:ascii="Arial" w:eastAsia="Arial" w:hAnsi="Arial" w:cs="Arial"/>
        </w:rPr>
        <w:t>that preferentially codes for fear.</w:t>
      </w:r>
    </w:p>
    <w:p w14:paraId="50994062" w14:textId="175846AC" w:rsidR="00942C93" w:rsidRPr="00942C93" w:rsidRDefault="002635BA" w:rsidP="00942C93">
      <w:pPr>
        <w:spacing w:line="480" w:lineRule="auto"/>
        <w:ind w:firstLine="720"/>
        <w:jc w:val="both"/>
        <w:rPr>
          <w:rFonts w:ascii="Arial" w:eastAsia="Arial" w:hAnsi="Arial" w:cs="Arial"/>
          <w:rPrChange w:id="224" w:author="gus hennings" w:date="2021-10-21T10:15:00Z">
            <w:rPr/>
          </w:rPrChange>
        </w:rPr>
      </w:pPr>
      <w:r>
        <w:rPr>
          <w:rFonts w:ascii="Arial" w:eastAsia="Arial" w:hAnsi="Arial" w:cs="Arial"/>
        </w:rPr>
        <w:t xml:space="preserve">These results show that healthy adults and individuals with PTSS display markedly different patterns of emotional memory reinstatement across the mPFC, particularly for extinction memories. Using linear contrasts, we directly tested if the observed pattern significantly differed between groups by comparing </w:t>
      </w:r>
      <w:r w:rsidR="00A74E36">
        <w:rPr>
          <w:rFonts w:ascii="Arial" w:eastAsia="Arial" w:hAnsi="Arial" w:cs="Arial"/>
        </w:rPr>
        <w:t>restatement</w:t>
      </w:r>
      <w:r w:rsidR="005F0F4C">
        <w:rPr>
          <w:rFonts w:ascii="Arial" w:eastAsia="Arial" w:hAnsi="Arial" w:cs="Arial"/>
        </w:rPr>
        <w:t xml:space="preserve"> in vmPFC vs. dACC</w:t>
      </w:r>
      <w:r w:rsidR="00A74E36">
        <w:rPr>
          <w:rFonts w:ascii="Arial" w:eastAsia="Arial" w:hAnsi="Arial" w:cs="Arial"/>
        </w:rPr>
        <w:t xml:space="preserve"> for each phase</w:t>
      </w:r>
      <w:del w:id="225" w:author="gus hennings" w:date="2021-10-20T09:03:00Z">
        <w:r w:rsidR="00A74E36" w:rsidDel="001B31B4">
          <w:rPr>
            <w:rFonts w:ascii="Arial" w:eastAsia="Arial" w:hAnsi="Arial" w:cs="Arial"/>
          </w:rPr>
          <w:delText xml:space="preserve"> </w:delText>
        </w:r>
        <w:r w:rsidDel="001B31B4">
          <w:rPr>
            <w:rFonts w:ascii="Arial" w:eastAsia="Arial" w:hAnsi="Arial" w:cs="Arial"/>
          </w:rPr>
          <w:delText>between healthy adults and individuals with PTSS</w:delText>
        </w:r>
      </w:del>
      <w:r>
        <w:rPr>
          <w:rFonts w:ascii="Arial" w:eastAsia="Arial" w:hAnsi="Arial" w:cs="Arial"/>
        </w:rPr>
        <w:t>.</w:t>
      </w:r>
      <w:r w:rsidR="00A74E36">
        <w:rPr>
          <w:rFonts w:ascii="Arial" w:eastAsia="Arial" w:hAnsi="Arial" w:cs="Arial"/>
        </w:rPr>
        <w:t xml:space="preserve"> The groups did not </w:t>
      </w:r>
      <w:r w:rsidR="002F1CF7">
        <w:rPr>
          <w:rFonts w:ascii="Arial" w:eastAsia="Arial" w:hAnsi="Arial" w:cs="Arial"/>
        </w:rPr>
        <w:t xml:space="preserve">differ </w:t>
      </w:r>
      <w:r w:rsidR="00A74E36">
        <w:rPr>
          <w:rFonts w:ascii="Arial" w:eastAsia="Arial" w:hAnsi="Arial" w:cs="Arial"/>
        </w:rPr>
        <w:t xml:space="preserve">in </w:t>
      </w:r>
      <w:r w:rsidR="005F0F4C">
        <w:rPr>
          <w:rFonts w:ascii="Arial" w:eastAsia="Arial" w:hAnsi="Arial" w:cs="Arial"/>
        </w:rPr>
        <w:t>the</w:t>
      </w:r>
      <w:r w:rsidR="00117AFD">
        <w:rPr>
          <w:rFonts w:ascii="Arial" w:eastAsia="Arial" w:hAnsi="Arial" w:cs="Arial"/>
        </w:rPr>
        <w:t>ir expression</w:t>
      </w:r>
      <w:r w:rsidR="00A74E36">
        <w:rPr>
          <w:rFonts w:ascii="Arial" w:eastAsia="Arial" w:hAnsi="Arial" w:cs="Arial"/>
        </w:rPr>
        <w:t xml:space="preserve"> of fear memory reinstatement </w:t>
      </w:r>
      <w:r w:rsidR="00117AFD">
        <w:rPr>
          <w:rFonts w:ascii="Arial" w:eastAsia="Arial" w:hAnsi="Arial" w:cs="Arial"/>
        </w:rPr>
        <w:t xml:space="preserve">across the mPFC </w:t>
      </w:r>
      <w:r w:rsidR="00A74E36">
        <w:rPr>
          <w:rFonts w:ascii="Arial" w:eastAsia="Arial" w:hAnsi="Arial" w:cs="Arial"/>
        </w:rPr>
        <w:t>(0.028, [-0.092, 0.148], P</w:t>
      </w:r>
      <w:r w:rsidR="00A74E36">
        <w:rPr>
          <w:rFonts w:ascii="Arial" w:eastAsia="Arial" w:hAnsi="Arial" w:cs="Arial"/>
          <w:vertAlign w:val="subscript"/>
        </w:rPr>
        <w:t xml:space="preserve">FDR </w:t>
      </w:r>
      <w:r w:rsidR="00A74E36">
        <w:rPr>
          <w:rFonts w:ascii="Arial" w:eastAsia="Arial" w:hAnsi="Arial" w:cs="Arial"/>
        </w:rPr>
        <w:t xml:space="preserve"> = 0.65); however</w:t>
      </w:r>
      <w:r w:rsidR="002F1CF7">
        <w:rPr>
          <w:rFonts w:ascii="Arial" w:eastAsia="Arial" w:hAnsi="Arial" w:cs="Arial"/>
        </w:rPr>
        <w:t>,</w:t>
      </w:r>
      <w:r w:rsidR="00A74E36">
        <w:rPr>
          <w:rFonts w:ascii="Arial" w:eastAsia="Arial" w:hAnsi="Arial" w:cs="Arial"/>
        </w:rPr>
        <w:t xml:space="preserve"> as expecte</w:t>
      </w:r>
      <w:r w:rsidR="00A74E36" w:rsidRPr="00274FC4">
        <w:rPr>
          <w:rFonts w:ascii="Arial" w:eastAsia="Arial" w:hAnsi="Arial" w:cs="Arial"/>
        </w:rPr>
        <w:t>d</w:t>
      </w:r>
      <w:r w:rsidR="002F1CF7" w:rsidRPr="00424A0D">
        <w:rPr>
          <w:rFonts w:ascii="Arial" w:eastAsia="Arial" w:hAnsi="Arial" w:cs="Arial"/>
        </w:rPr>
        <w:t>,</w:t>
      </w:r>
      <w:r w:rsidR="00A74E36" w:rsidRPr="000B1673">
        <w:rPr>
          <w:rFonts w:ascii="Arial" w:eastAsia="Arial" w:hAnsi="Arial" w:cs="Arial"/>
        </w:rPr>
        <w:t xml:space="preserve"> there was a significant difference </w:t>
      </w:r>
      <w:r w:rsidR="00934622" w:rsidRPr="000B1673">
        <w:rPr>
          <w:rFonts w:ascii="Arial" w:eastAsia="Arial" w:hAnsi="Arial" w:cs="Arial"/>
        </w:rPr>
        <w:t>between healthy adults and individuals with PTSS in</w:t>
      </w:r>
      <w:r w:rsidR="00117AFD" w:rsidRPr="00274FC4">
        <w:rPr>
          <w:rFonts w:ascii="Arial" w:eastAsia="Arial" w:hAnsi="Arial" w:cs="Arial"/>
        </w:rPr>
        <w:t xml:space="preserve"> </w:t>
      </w:r>
      <w:r w:rsidR="00934622" w:rsidRPr="00274FC4">
        <w:rPr>
          <w:rFonts w:ascii="Arial" w:eastAsia="Arial" w:hAnsi="Arial" w:cs="Arial"/>
        </w:rPr>
        <w:t>extinction memory reinstatement across the mPFC</w:t>
      </w:r>
      <w:r w:rsidR="00A74E36" w:rsidRPr="00274FC4">
        <w:rPr>
          <w:rFonts w:ascii="Arial" w:eastAsia="Arial" w:hAnsi="Arial" w:cs="Arial"/>
        </w:rPr>
        <w:t xml:space="preserve"> </w:t>
      </w:r>
      <w:r w:rsidR="00934622" w:rsidRPr="00274FC4">
        <w:rPr>
          <w:rFonts w:ascii="Arial" w:eastAsia="Arial" w:hAnsi="Arial" w:cs="Arial"/>
        </w:rPr>
        <w:t>(0.161, [0.041, 0.282], P</w:t>
      </w:r>
      <w:r w:rsidR="00934622" w:rsidRPr="00274FC4">
        <w:rPr>
          <w:rFonts w:ascii="Arial" w:eastAsia="Arial" w:hAnsi="Arial" w:cs="Arial"/>
          <w:vertAlign w:val="subscript"/>
        </w:rPr>
        <w:t>FDR</w:t>
      </w:r>
      <w:r w:rsidR="00934622" w:rsidRPr="00274FC4">
        <w:rPr>
          <w:rFonts w:ascii="Arial" w:eastAsia="Arial" w:hAnsi="Arial" w:cs="Arial"/>
        </w:rPr>
        <w:t xml:space="preserve"> = 0.017).</w:t>
      </w:r>
    </w:p>
    <w:p w14:paraId="7C623743" w14:textId="1A78018A" w:rsidR="000F625B" w:rsidRPr="00942C93" w:rsidRDefault="00B06370">
      <w:pPr>
        <w:spacing w:line="480" w:lineRule="auto"/>
        <w:jc w:val="both"/>
        <w:rPr>
          <w:rFonts w:ascii="Arial" w:eastAsia="Arial" w:hAnsi="Arial" w:cs="Arial"/>
          <w:b/>
        </w:rPr>
      </w:pPr>
      <w:r w:rsidRPr="00942C93">
        <w:rPr>
          <w:rFonts w:ascii="Arial" w:eastAsia="Arial" w:hAnsi="Arial" w:cs="Arial"/>
          <w:b/>
        </w:rPr>
        <w:t xml:space="preserve">Emotional memory reinstatement </w:t>
      </w:r>
      <w:r w:rsidR="004167D3" w:rsidRPr="00942C93">
        <w:rPr>
          <w:rFonts w:ascii="Arial" w:eastAsia="Arial" w:hAnsi="Arial" w:cs="Arial"/>
          <w:b/>
        </w:rPr>
        <w:t xml:space="preserve">outside </w:t>
      </w:r>
      <w:r w:rsidR="004167D3" w:rsidRPr="00942C93">
        <w:rPr>
          <w:rFonts w:ascii="Arial" w:eastAsia="Arial" w:hAnsi="Arial" w:cs="Arial"/>
          <w:b/>
          <w:i/>
          <w:iCs/>
        </w:rPr>
        <w:t>a priori</w:t>
      </w:r>
      <w:r w:rsidR="004167D3" w:rsidRPr="00942C93">
        <w:rPr>
          <w:rFonts w:ascii="Arial" w:eastAsia="Arial" w:hAnsi="Arial" w:cs="Arial"/>
          <w:b/>
        </w:rPr>
        <w:t xml:space="preserve"> cortical ROIs</w:t>
      </w:r>
    </w:p>
    <w:p w14:paraId="525A24DC" w14:textId="46D2C69B" w:rsidR="00D25159" w:rsidRDefault="003F2E40">
      <w:pPr>
        <w:spacing w:line="480" w:lineRule="auto"/>
        <w:ind w:firstLine="720"/>
        <w:jc w:val="both"/>
        <w:rPr>
          <w:rFonts w:ascii="Arial" w:eastAsia="Arial" w:hAnsi="Arial" w:cs="Arial"/>
        </w:rPr>
      </w:pPr>
      <w:r>
        <w:rPr>
          <w:rFonts w:ascii="Arial" w:eastAsia="Arial" w:hAnsi="Arial" w:cs="Arial"/>
        </w:rPr>
        <w:t xml:space="preserve">Compared to similar work in rodents, a comparative advantage of fMRI is the ability to observe the entire brain. </w:t>
      </w:r>
      <w:r w:rsidR="00B06370">
        <w:rPr>
          <w:rFonts w:ascii="Arial" w:eastAsia="Arial" w:hAnsi="Arial" w:cs="Arial"/>
        </w:rPr>
        <w:t xml:space="preserve">To complement the results from the </w:t>
      </w:r>
      <w:r w:rsidR="00B06370">
        <w:rPr>
          <w:rFonts w:ascii="Arial" w:eastAsia="Arial" w:hAnsi="Arial" w:cs="Arial"/>
          <w:i/>
        </w:rPr>
        <w:t xml:space="preserve">a priori </w:t>
      </w:r>
      <w:r w:rsidR="00B06370">
        <w:rPr>
          <w:rFonts w:ascii="Arial" w:eastAsia="Arial" w:hAnsi="Arial" w:cs="Arial"/>
        </w:rPr>
        <w:t>ROIs, we conducted an exploratory whole</w:t>
      </w:r>
      <w:ins w:id="226" w:author="gus hennings" w:date="2021-10-20T09:05:00Z">
        <w:r w:rsidR="001B31B4">
          <w:rPr>
            <w:rFonts w:ascii="Arial" w:eastAsia="Arial" w:hAnsi="Arial" w:cs="Arial"/>
          </w:rPr>
          <w:t>-</w:t>
        </w:r>
      </w:ins>
      <w:del w:id="227" w:author="gus hennings" w:date="2021-10-20T09:05:00Z">
        <w:r w:rsidR="00B06370" w:rsidDel="001B31B4">
          <w:rPr>
            <w:rFonts w:ascii="Arial" w:eastAsia="Arial" w:hAnsi="Arial" w:cs="Arial"/>
          </w:rPr>
          <w:delText xml:space="preserve"> </w:delText>
        </w:r>
      </w:del>
      <w:r w:rsidR="00B06370">
        <w:rPr>
          <w:rFonts w:ascii="Arial" w:eastAsia="Arial" w:hAnsi="Arial" w:cs="Arial"/>
        </w:rPr>
        <w:t xml:space="preserve">brain searchlight for </w:t>
      </w:r>
      <w:r>
        <w:rPr>
          <w:rFonts w:ascii="Arial" w:eastAsia="Arial" w:hAnsi="Arial" w:cs="Arial"/>
        </w:rPr>
        <w:t>emotional memory</w:t>
      </w:r>
      <w:r w:rsidR="00B06370">
        <w:rPr>
          <w:rFonts w:ascii="Arial" w:eastAsia="Arial" w:hAnsi="Arial" w:cs="Arial"/>
        </w:rPr>
        <w:t xml:space="preserve"> reinstatement (</w:t>
      </w:r>
      <w:r w:rsidR="00B06370">
        <w:rPr>
          <w:rFonts w:ascii="Arial" w:eastAsia="Arial" w:hAnsi="Arial" w:cs="Arial"/>
          <w:b/>
        </w:rPr>
        <w:t>Fig</w:t>
      </w:r>
      <w:ins w:id="228" w:author="gus hennings" w:date="2021-10-21T12:13:00Z">
        <w:r w:rsidR="00BE731E">
          <w:rPr>
            <w:rFonts w:ascii="Arial" w:eastAsia="Arial" w:hAnsi="Arial" w:cs="Arial"/>
            <w:b/>
          </w:rPr>
          <w:t>ure</w:t>
        </w:r>
      </w:ins>
      <w:del w:id="229" w:author="gus hennings" w:date="2021-10-21T12:13:00Z">
        <w:r w:rsidR="00B06370" w:rsidDel="00BE731E">
          <w:rPr>
            <w:rFonts w:ascii="Arial" w:eastAsia="Arial" w:hAnsi="Arial" w:cs="Arial"/>
            <w:b/>
          </w:rPr>
          <w:delText>.</w:delText>
        </w:r>
      </w:del>
      <w:r w:rsidR="00B06370">
        <w:rPr>
          <w:rFonts w:ascii="Arial" w:eastAsia="Arial" w:hAnsi="Arial" w:cs="Arial"/>
          <w:b/>
        </w:rPr>
        <w:t xml:space="preserve"> </w:t>
      </w:r>
      <w:r w:rsidR="00505223">
        <w:rPr>
          <w:rFonts w:ascii="Arial" w:eastAsia="Arial" w:hAnsi="Arial" w:cs="Arial"/>
          <w:b/>
        </w:rPr>
        <w:t>2</w:t>
      </w:r>
      <w:ins w:id="230" w:author="gus hennings" w:date="2021-10-21T10:40:00Z">
        <w:r w:rsidR="000B1673">
          <w:rPr>
            <w:rFonts w:ascii="Arial" w:eastAsia="Arial" w:hAnsi="Arial" w:cs="Arial"/>
            <w:b/>
          </w:rPr>
          <w:t>C</w:t>
        </w:r>
      </w:ins>
      <w:del w:id="231" w:author="gus hennings" w:date="2021-10-21T10:40:00Z">
        <w:r w:rsidR="002664DC" w:rsidDel="000B1673">
          <w:rPr>
            <w:rFonts w:ascii="Arial" w:eastAsia="Arial" w:hAnsi="Arial" w:cs="Arial"/>
            <w:b/>
          </w:rPr>
          <w:delText>c</w:delText>
        </w:r>
      </w:del>
      <w:r w:rsidR="00B06370">
        <w:rPr>
          <w:rFonts w:ascii="Arial" w:eastAsia="Arial" w:hAnsi="Arial" w:cs="Arial"/>
        </w:rPr>
        <w:t xml:space="preserve">). In healthy adults, this analysis revealed </w:t>
      </w:r>
      <w:del w:id="232" w:author="gus hennings" w:date="2021-10-20T09:05:00Z">
        <w:r w:rsidDel="001B31B4">
          <w:rPr>
            <w:rFonts w:ascii="Arial" w:eastAsia="Arial" w:hAnsi="Arial" w:cs="Arial"/>
          </w:rPr>
          <w:delText xml:space="preserve">that some </w:delText>
        </w:r>
      </w:del>
      <w:r w:rsidR="00B06370">
        <w:rPr>
          <w:rFonts w:ascii="Arial" w:eastAsia="Arial" w:hAnsi="Arial" w:cs="Arial"/>
        </w:rPr>
        <w:t xml:space="preserve">additional brain regions </w:t>
      </w:r>
      <w:ins w:id="233" w:author="gus hennings" w:date="2021-10-20T09:06:00Z">
        <w:r w:rsidR="001B31B4">
          <w:rPr>
            <w:rFonts w:ascii="Arial" w:eastAsia="Arial" w:hAnsi="Arial" w:cs="Arial"/>
          </w:rPr>
          <w:t xml:space="preserve">which </w:t>
        </w:r>
      </w:ins>
      <w:r w:rsidR="00B06370">
        <w:rPr>
          <w:rFonts w:ascii="Arial" w:eastAsia="Arial" w:hAnsi="Arial" w:cs="Arial"/>
        </w:rPr>
        <w:t>exhibit</w:t>
      </w:r>
      <w:del w:id="234" w:author="gus hennings" w:date="2021-10-20T09:06:00Z">
        <w:r w:rsidDel="001B31B4">
          <w:rPr>
            <w:rFonts w:ascii="Arial" w:eastAsia="Arial" w:hAnsi="Arial" w:cs="Arial"/>
          </w:rPr>
          <w:delText>ed</w:delText>
        </w:r>
      </w:del>
      <w:r w:rsidR="00B06370">
        <w:rPr>
          <w:rFonts w:ascii="Arial" w:eastAsia="Arial" w:hAnsi="Arial" w:cs="Arial"/>
        </w:rPr>
        <w:t xml:space="preserve"> reinstatement of fear</w:t>
      </w:r>
      <w:ins w:id="235" w:author="gus hennings" w:date="2021-10-20T09:07:00Z">
        <w:r w:rsidR="001B31B4">
          <w:rPr>
            <w:rFonts w:ascii="Arial" w:eastAsia="Arial" w:hAnsi="Arial" w:cs="Arial"/>
          </w:rPr>
          <w:t xml:space="preserve"> or</w:t>
        </w:r>
      </w:ins>
      <w:del w:id="236" w:author="gus hennings" w:date="2021-10-20T09:07:00Z">
        <w:r w:rsidDel="001B31B4">
          <w:rPr>
            <w:rFonts w:ascii="Arial" w:eastAsia="Arial" w:hAnsi="Arial" w:cs="Arial"/>
          </w:rPr>
          <w:delText xml:space="preserve"> memories and </w:delText>
        </w:r>
      </w:del>
      <w:del w:id="237" w:author="gus hennings" w:date="2021-10-20T09:06:00Z">
        <w:r w:rsidDel="001B31B4">
          <w:rPr>
            <w:rFonts w:ascii="Arial" w:eastAsia="Arial" w:hAnsi="Arial" w:cs="Arial"/>
          </w:rPr>
          <w:delText>other regions exhibited reinstatement of</w:delText>
        </w:r>
      </w:del>
      <w:r>
        <w:rPr>
          <w:rFonts w:ascii="Arial" w:eastAsia="Arial" w:hAnsi="Arial" w:cs="Arial"/>
        </w:rPr>
        <w:t xml:space="preserve"> </w:t>
      </w:r>
      <w:r w:rsidR="00B06370">
        <w:rPr>
          <w:rFonts w:ascii="Arial" w:eastAsia="Arial" w:hAnsi="Arial" w:cs="Arial"/>
        </w:rPr>
        <w:t xml:space="preserve">extinction memories (See </w:t>
      </w:r>
      <w:r w:rsidR="00B06370">
        <w:rPr>
          <w:rFonts w:ascii="Arial" w:eastAsia="Arial" w:hAnsi="Arial" w:cs="Arial"/>
          <w:b/>
        </w:rPr>
        <w:t xml:space="preserve">Table </w:t>
      </w:r>
      <w:r w:rsidR="00F55728">
        <w:rPr>
          <w:rFonts w:ascii="Arial" w:eastAsia="Arial" w:hAnsi="Arial" w:cs="Arial"/>
          <w:b/>
        </w:rPr>
        <w:t>S</w:t>
      </w:r>
      <w:r w:rsidR="00B06370">
        <w:rPr>
          <w:rFonts w:ascii="Arial" w:eastAsia="Arial" w:hAnsi="Arial" w:cs="Arial"/>
          <w:b/>
        </w:rPr>
        <w:t>1</w:t>
      </w:r>
      <w:r w:rsidR="00B06370">
        <w:rPr>
          <w:rFonts w:ascii="Arial" w:eastAsia="Arial" w:hAnsi="Arial" w:cs="Arial"/>
        </w:rPr>
        <w:t xml:space="preserve"> for full list of cluster locations). In addition to the dACC, </w:t>
      </w:r>
      <w:del w:id="238" w:author="gus hennings" w:date="2021-10-20T09:07:00Z">
        <w:r w:rsidR="00B06370" w:rsidDel="001B31B4">
          <w:rPr>
            <w:rFonts w:ascii="Arial" w:eastAsia="Arial" w:hAnsi="Arial" w:cs="Arial"/>
          </w:rPr>
          <w:delText xml:space="preserve">we found that </w:delText>
        </w:r>
      </w:del>
      <w:r w:rsidR="00B06370">
        <w:rPr>
          <w:rFonts w:ascii="Arial" w:eastAsia="Arial" w:hAnsi="Arial" w:cs="Arial"/>
        </w:rPr>
        <w:t xml:space="preserve">fear memories were reinstated in the anterior insula, a region consistently implicated in human fear memory </w:t>
      </w:r>
      <w:r w:rsidR="00815CE9">
        <w:rPr>
          <w:rFonts w:ascii="Arial" w:eastAsia="Arial" w:hAnsi="Arial" w:cs="Arial"/>
        </w:rPr>
        <w:fldChar w:fldCharType="begin"/>
      </w:r>
      <w:r w:rsidR="00C06015">
        <w:rPr>
          <w:rFonts w:ascii="Arial" w:eastAsia="Arial" w:hAnsi="Arial" w:cs="Arial"/>
        </w:rPr>
        <w:instrText xml:space="preserve"> ADDIN ZOTERO_ITEM CSL_CITATION {"citationID":"0NhcQZOR","properties":{"formattedCitation":"\\super 28\\nosupersub{}","plainCitation":"28","noteIndex":0},"citationItems":[{"id":428,"uris":["http://zotero.org/users/7734491/items/SG8I7DPZ"],"uri":["http://zotero.org/users/7734491/items/SG8I7DPZ"],"itemData":{"id":428,"type":"article-journal","abstract":"Classical Pavlovian fear conditioning remains the most widely employed experimental model of fear and anxiety, and continues to inform contemporary pathophysiological accounts of clinical anxiety disorders. Despite its widespread application in human and animal studies, the neurobiological basis of fear conditioning remains only partially understood. Here we provide a comprehensive meta-analysis of human fear-conditioning studies carried out with functional magnetic resonance imaging (fMRI), yielding a pooled sample of 677 participants from 27 independent studies. As a distinguishing feature of this meta-analysis, original statistical brain maps were obtained from the authors of 13 of these studies. Our primary analyses demonstrate that human fear conditioning is associated with a consistent and robust pattern of neural activation across a hypothesized genuine network of brain regions resembling existing anatomical descriptions of the 'central autonomic–interoceptive network'. This finding is discussed with a particular emphasis on the neural substrates of conscious fear processing. Our associated meta-analysis of functional deactivations —a scarcely addressed dynamic in fMRI fear-conditioning studies—also suggests the existence of a coordinated brain response potentially underlying the 'safety signal' (that is, non-threat) processing. We attempt to provide an integrated summary on these findings with the view that they may inform ongoing studies of fear-conditioning processes both in healthy and clinical populations, as investigated with neuroimaging and other experimental approaches.","container-title":"Molecular Psychiatry","DOI":"10.1038/mp.2015.88","ISSN":"14765578","issue":"4","note":"PMID: 26122585\nCitation Key: Fullana2016\nISBN: 1359-4184","page":"500-508","title":"Neural signatures of human fear conditioning: An updated and extended meta-analysis of fMRI studies","URL":"http://www.nature.com/doifinder/10.1038/mp.2015.88","volume":"21","author":[{"family":"Fullana","given":"Miquel A."},{"family":"Harrison","given":"B. J."},{"family":"Soriano-Mas","given":"C."},{"family":"Vervliet","given":"B."},{"family":"Cardoner","given":"N."},{"family":"Àvila-Parcet","given":"A."},{"family":"Radua","given":"J."}],"accessed":{"date-parts":[["2017",10,31]]},"issued":{"date-parts":[["2016"]]}}}],"schema":"https://github.com/citation-style-language/schema/raw/master/csl-citation.json"} </w:instrText>
      </w:r>
      <w:r w:rsidR="00815CE9">
        <w:rPr>
          <w:rFonts w:ascii="Arial" w:eastAsia="Arial" w:hAnsi="Arial" w:cs="Arial"/>
        </w:rPr>
        <w:fldChar w:fldCharType="separate"/>
      </w:r>
      <w:r w:rsidR="00C06015" w:rsidRPr="00C06015">
        <w:rPr>
          <w:rFonts w:ascii="Arial" w:hAnsi="Arial" w:cs="Arial"/>
          <w:szCs w:val="24"/>
          <w:vertAlign w:val="superscript"/>
        </w:rPr>
        <w:t>28</w:t>
      </w:r>
      <w:r w:rsidR="00815CE9">
        <w:rPr>
          <w:rFonts w:ascii="Arial" w:eastAsia="Arial" w:hAnsi="Arial" w:cs="Arial"/>
        </w:rPr>
        <w:fldChar w:fldCharType="end"/>
      </w:r>
      <w:r w:rsidR="00B06370">
        <w:rPr>
          <w:rFonts w:ascii="Arial" w:eastAsia="Arial" w:hAnsi="Arial" w:cs="Arial"/>
        </w:rPr>
        <w:t xml:space="preserve">. For the reinstatement of extinction memories, the largest cluster was found in vmPFC. </w:t>
      </w:r>
      <w:r w:rsidR="00B06370">
        <w:rPr>
          <w:rFonts w:ascii="Arial" w:eastAsia="Arial" w:hAnsi="Arial" w:cs="Arial"/>
        </w:rPr>
        <w:lastRenderedPageBreak/>
        <w:t xml:space="preserve">Other cortical regions including the medial frontal gyrus and precuneus exhibited reinstatement for both fear and extinction memories. Individuals with PTSS were </w:t>
      </w:r>
      <w:r>
        <w:rPr>
          <w:rFonts w:ascii="Arial" w:eastAsia="Arial" w:hAnsi="Arial" w:cs="Arial"/>
        </w:rPr>
        <w:t>like</w:t>
      </w:r>
      <w:r w:rsidR="00B06370">
        <w:rPr>
          <w:rFonts w:ascii="Arial" w:eastAsia="Arial" w:hAnsi="Arial" w:cs="Arial"/>
          <w:sz w:val="24"/>
          <w:szCs w:val="24"/>
        </w:rPr>
        <w:t xml:space="preserve"> </w:t>
      </w:r>
      <w:r w:rsidR="00B06370">
        <w:rPr>
          <w:rFonts w:ascii="Arial" w:eastAsia="Arial" w:hAnsi="Arial" w:cs="Arial"/>
        </w:rPr>
        <w:t>healthy adults</w:t>
      </w:r>
      <w:ins w:id="239" w:author="gus hennings" w:date="2021-10-20T09:08:00Z">
        <w:r w:rsidR="007C0584">
          <w:rPr>
            <w:rFonts w:ascii="Arial" w:eastAsia="Arial" w:hAnsi="Arial" w:cs="Arial"/>
          </w:rPr>
          <w:t xml:space="preserve"> – with </w:t>
        </w:r>
      </w:ins>
      <w:del w:id="240" w:author="gus hennings" w:date="2021-10-20T09:08:00Z">
        <w:r w:rsidR="00B06370" w:rsidDel="007C0584">
          <w:rPr>
            <w:rFonts w:ascii="Arial" w:eastAsia="Arial" w:hAnsi="Arial" w:cs="Arial"/>
          </w:rPr>
          <w:delText xml:space="preserve"> with</w:delText>
        </w:r>
      </w:del>
      <w:r w:rsidR="00B06370">
        <w:rPr>
          <w:rFonts w:ascii="Arial" w:eastAsia="Arial" w:hAnsi="Arial" w:cs="Arial"/>
        </w:rPr>
        <w:t xml:space="preserve"> reinstatement of fear memories in large clusters corresponding to the dACC, bilateral insula, and other cortical regions. For extinction memories, we observed significant clusters in the cuneus, as well as in bilateral insula. </w:t>
      </w:r>
      <w:ins w:id="241" w:author="gus hennings" w:date="2021-10-20T09:08:00Z">
        <w:r w:rsidR="007C0584">
          <w:rPr>
            <w:rFonts w:ascii="Arial" w:eastAsia="Arial" w:hAnsi="Arial" w:cs="Arial"/>
          </w:rPr>
          <w:t xml:space="preserve">See </w:t>
        </w:r>
        <w:r w:rsidR="007C0584" w:rsidRPr="000B1673">
          <w:rPr>
            <w:rFonts w:ascii="Arial" w:eastAsia="Arial" w:hAnsi="Arial" w:cs="Arial"/>
            <w:b/>
            <w:bCs/>
            <w:rPrChange w:id="242" w:author="gus hennings" w:date="2021-10-21T10:40:00Z">
              <w:rPr>
                <w:rFonts w:ascii="Arial" w:eastAsia="Arial" w:hAnsi="Arial" w:cs="Arial"/>
              </w:rPr>
            </w:rPrChange>
          </w:rPr>
          <w:t>Fig</w:t>
        </w:r>
      </w:ins>
      <w:ins w:id="243" w:author="gus hennings" w:date="2021-10-21T12:08:00Z">
        <w:r w:rsidR="00C51CB0">
          <w:rPr>
            <w:rFonts w:ascii="Arial" w:eastAsia="Arial" w:hAnsi="Arial" w:cs="Arial"/>
            <w:b/>
            <w:bCs/>
          </w:rPr>
          <w:t>ure</w:t>
        </w:r>
      </w:ins>
      <w:ins w:id="244" w:author="gus hennings" w:date="2021-10-20T09:08:00Z">
        <w:r w:rsidR="007C0584" w:rsidRPr="000B1673">
          <w:rPr>
            <w:rFonts w:ascii="Arial" w:eastAsia="Arial" w:hAnsi="Arial" w:cs="Arial"/>
            <w:b/>
            <w:bCs/>
            <w:rPrChange w:id="245" w:author="gus hennings" w:date="2021-10-21T10:40:00Z">
              <w:rPr>
                <w:rFonts w:ascii="Arial" w:eastAsia="Arial" w:hAnsi="Arial" w:cs="Arial"/>
              </w:rPr>
            </w:rPrChange>
          </w:rPr>
          <w:t xml:space="preserve"> S</w:t>
        </w:r>
      </w:ins>
      <w:ins w:id="246" w:author="gus hennings" w:date="2021-10-21T12:08:00Z">
        <w:r w:rsidR="00C51CB0">
          <w:rPr>
            <w:rFonts w:ascii="Arial" w:eastAsia="Arial" w:hAnsi="Arial" w:cs="Arial"/>
            <w:b/>
            <w:bCs/>
          </w:rPr>
          <w:t>3</w:t>
        </w:r>
      </w:ins>
      <w:ins w:id="247" w:author="gus hennings" w:date="2021-10-20T09:08:00Z">
        <w:r w:rsidR="007C0584">
          <w:rPr>
            <w:rFonts w:ascii="Arial" w:eastAsia="Arial" w:hAnsi="Arial" w:cs="Arial"/>
          </w:rPr>
          <w:t xml:space="preserve"> for </w:t>
        </w:r>
      </w:ins>
      <w:del w:id="248" w:author="gus hennings" w:date="2021-10-20T09:08:00Z">
        <w:r w:rsidDel="007C0584">
          <w:rPr>
            <w:rFonts w:ascii="Arial" w:eastAsia="Arial" w:hAnsi="Arial" w:cs="Arial"/>
          </w:rPr>
          <w:delText xml:space="preserve">We include additional </w:delText>
        </w:r>
      </w:del>
      <w:r w:rsidRPr="00AF3B1C">
        <w:rPr>
          <w:rFonts w:ascii="Arial" w:eastAsia="Arial" w:hAnsi="Arial" w:cs="Arial"/>
          <w:i/>
          <w:iCs/>
        </w:rPr>
        <w:t>post-hoc</w:t>
      </w:r>
      <w:r>
        <w:rPr>
          <w:rFonts w:ascii="Arial" w:eastAsia="Arial" w:hAnsi="Arial" w:cs="Arial"/>
        </w:rPr>
        <w:t xml:space="preserve"> ROI analyses of emotional memory in the anterior insula and precuneus</w:t>
      </w:r>
      <w:del w:id="249" w:author="gus hennings" w:date="2021-10-20T09:09:00Z">
        <w:r w:rsidDel="007C0584">
          <w:rPr>
            <w:rFonts w:ascii="Arial" w:eastAsia="Arial" w:hAnsi="Arial" w:cs="Arial"/>
          </w:rPr>
          <w:delText xml:space="preserve"> in the </w:delText>
        </w:r>
        <w:r w:rsidRPr="00AF3B1C" w:rsidDel="007C0584">
          <w:rPr>
            <w:rFonts w:ascii="Arial" w:eastAsia="Arial" w:hAnsi="Arial" w:cs="Arial"/>
            <w:b/>
            <w:bCs/>
          </w:rPr>
          <w:delText>Supplementary Results</w:delText>
        </w:r>
      </w:del>
      <w:r>
        <w:rPr>
          <w:rFonts w:ascii="Arial" w:eastAsia="Arial" w:hAnsi="Arial" w:cs="Arial"/>
          <w:b/>
          <w:bCs/>
        </w:rPr>
        <w:t>.</w:t>
      </w:r>
    </w:p>
    <w:p w14:paraId="14C27FA7" w14:textId="77777777" w:rsidR="000F625B" w:rsidRDefault="00B06370">
      <w:pPr>
        <w:spacing w:line="480" w:lineRule="auto"/>
        <w:jc w:val="both"/>
        <w:rPr>
          <w:rFonts w:ascii="Arial" w:eastAsia="Arial" w:hAnsi="Arial" w:cs="Arial"/>
          <w:b/>
        </w:rPr>
      </w:pPr>
      <w:r>
        <w:rPr>
          <w:rFonts w:ascii="Arial" w:eastAsia="Arial" w:hAnsi="Arial" w:cs="Arial"/>
          <w:b/>
        </w:rPr>
        <w:t>Emotional memory reinstatement in the medial temporal lobe</w:t>
      </w:r>
    </w:p>
    <w:p w14:paraId="04A7F7BF" w14:textId="2091371A" w:rsidR="000F625B" w:rsidRDefault="00B06370">
      <w:pPr>
        <w:spacing w:line="480" w:lineRule="auto"/>
        <w:ind w:firstLine="720"/>
        <w:jc w:val="both"/>
        <w:rPr>
          <w:rFonts w:ascii="Arial" w:eastAsia="Arial" w:hAnsi="Arial" w:cs="Arial"/>
        </w:rPr>
      </w:pPr>
      <w:del w:id="250" w:author="gus hennings" w:date="2021-10-20T09:10:00Z">
        <w:r w:rsidDel="007C0584">
          <w:rPr>
            <w:rFonts w:ascii="Arial" w:eastAsia="Arial" w:hAnsi="Arial" w:cs="Arial"/>
          </w:rPr>
          <w:delText xml:space="preserve">Previous work has shown that </w:delText>
        </w:r>
      </w:del>
      <w:ins w:id="251" w:author="gus hennings" w:date="2021-10-20T09:10:00Z">
        <w:r w:rsidR="007C0584">
          <w:rPr>
            <w:rFonts w:ascii="Arial" w:eastAsia="Arial" w:hAnsi="Arial" w:cs="Arial"/>
          </w:rPr>
          <w:t>T</w:t>
        </w:r>
      </w:ins>
      <w:del w:id="252" w:author="gus hennings" w:date="2021-10-20T09:10:00Z">
        <w:r w:rsidDel="007C0584">
          <w:rPr>
            <w:rFonts w:ascii="Arial" w:eastAsia="Arial" w:hAnsi="Arial" w:cs="Arial"/>
          </w:rPr>
          <w:delText>t</w:delText>
        </w:r>
      </w:del>
      <w:r>
        <w:rPr>
          <w:rFonts w:ascii="Arial" w:eastAsia="Arial" w:hAnsi="Arial" w:cs="Arial"/>
        </w:rPr>
        <w:t>he amygdala and hippocampus are core components of</w:t>
      </w:r>
      <w:r w:rsidR="007A5705">
        <w:rPr>
          <w:rFonts w:ascii="Arial" w:eastAsia="Arial" w:hAnsi="Arial" w:cs="Arial"/>
        </w:rPr>
        <w:t xml:space="preserve"> the</w:t>
      </w:r>
      <w:r>
        <w:rPr>
          <w:rFonts w:ascii="Arial" w:eastAsia="Arial" w:hAnsi="Arial" w:cs="Arial"/>
        </w:rPr>
        <w:t xml:space="preserve"> neurocircuitry involved in the acquisition and retrieval of both fear and extinction memories. The hippocampus in particular exerts contextual control over memory retrieval </w:t>
      </w:r>
      <w:r w:rsidR="00267704">
        <w:rPr>
          <w:rFonts w:ascii="Arial" w:eastAsia="Arial" w:hAnsi="Arial" w:cs="Arial"/>
        </w:rPr>
        <w:fldChar w:fldCharType="begin"/>
      </w:r>
      <w:r w:rsidR="00C06015">
        <w:rPr>
          <w:rFonts w:ascii="Arial" w:eastAsia="Arial" w:hAnsi="Arial" w:cs="Arial"/>
        </w:rPr>
        <w:instrText xml:space="preserve"> ADDIN ZOTERO_ITEM CSL_CITATION {"citationID":"ZNvfP0YP","properties":{"formattedCitation":"\\super 17\\nosupersub{}","plainCitation":"17","noteIndex":0},"citationItems":[{"id":540,"uris":["http://zotero.org/users/7734491/items/GCK999YQ"],"uri":["http://zotero.org/users/7734491/items/GCK999YQ"],"itemData":{"id":540,"type":"article-journal","abstract":"Contexts surround and imbue meaning to events; they are essential for recollecting the past, interpreting the present and anticipating the future. Indeed, the brain's capacity to contextualize information permits enormous cognitive and behavioural flexibility. Studies of Pavlovian fear conditioning and extinction in rodents and humans suggest that a neural circuit including the hippocampus, amygdala and medial prefrontal cortex is involved in the learning and memory processes that enable context-dependent behaviour. Dysfunction in this network may be involved in several forms of psychopathology, including post-traumatic stress disorder, schizophrenia and substance abuse disorders.","container-title":"Nature Reviews Neuroscience","DOI":"10.1038/nrn3492","ISSN":"1471003X","issue":"6","note":"PMID: 23635870\narXiv: 15334406\nCitation Key: Maren2013\nISBN: 1471-0048 (Electronic)\\n1471-003X (Linking)","page":"417-428","title":"The contextual brain: Implications for fear conditioning, extinction and psychopathology","volume":"14","author":[{"family":"Maren","given":"Stephen"},{"family":"Phan","given":"K. Luan"},{"family":"Liberzon","given":"Israel"}],"accessed":{"date-parts":[["2017",9,6]]},"issued":{"date-parts":[["2013"]]}}}],"schema":"https://github.com/citation-style-language/schema/raw/master/csl-citation.json"} </w:instrText>
      </w:r>
      <w:r w:rsidR="00267704">
        <w:rPr>
          <w:rFonts w:ascii="Arial" w:eastAsia="Arial" w:hAnsi="Arial" w:cs="Arial"/>
        </w:rPr>
        <w:fldChar w:fldCharType="separate"/>
      </w:r>
      <w:r w:rsidR="00C06015" w:rsidRPr="00C06015">
        <w:rPr>
          <w:rFonts w:ascii="Arial" w:hAnsi="Arial" w:cs="Arial"/>
          <w:szCs w:val="24"/>
          <w:vertAlign w:val="superscript"/>
        </w:rPr>
        <w:t>17</w:t>
      </w:r>
      <w:r w:rsidR="00267704">
        <w:rPr>
          <w:rFonts w:ascii="Arial" w:eastAsia="Arial" w:hAnsi="Arial" w:cs="Arial"/>
        </w:rPr>
        <w:fldChar w:fldCharType="end"/>
      </w:r>
      <w:r>
        <w:rPr>
          <w:rFonts w:ascii="Arial" w:eastAsia="Arial" w:hAnsi="Arial" w:cs="Arial"/>
        </w:rPr>
        <w:t>. Emerging neurobiological models in rodents indicate that different subfields along the long-axis of the hippocampus serve discrete functions in the course of conditioning and extinction</w:t>
      </w:r>
      <w:r w:rsidR="000D5F54">
        <w:rPr>
          <w:rFonts w:ascii="Arial" w:eastAsia="Arial" w:hAnsi="Arial" w:cs="Arial"/>
        </w:rPr>
        <w:t xml:space="preserve"> </w:t>
      </w:r>
      <w:r w:rsidR="000D5F54">
        <w:rPr>
          <w:rFonts w:ascii="Arial" w:eastAsia="Arial" w:hAnsi="Arial" w:cs="Arial"/>
        </w:rPr>
        <w:fldChar w:fldCharType="begin"/>
      </w:r>
      <w:r w:rsidR="00C06015">
        <w:rPr>
          <w:rFonts w:ascii="Arial" w:eastAsia="Arial" w:hAnsi="Arial" w:cs="Arial"/>
        </w:rPr>
        <w:instrText xml:space="preserve"> ADDIN ZOTERO_ITEM CSL_CITATION {"citationID":"iSwg7SbC","properties":{"formattedCitation":"\\super 27,46\\uc0\\u8211{}50\\nosupersub{}","plainCitation":"27,46–50","noteIndex":0},"citationItems":[{"id":1556,"uris":["http://zotero.org/users/7734491/items/N5SJ2Y6V"],"uri":["http://zotero.org/users/7734491/items/N5SJ2Y6V"],"itemData":{"id":1556,"type":"article-journal","abstract":"Consistent with the importance of the hippocampus in learning more complex stimulus relations, but not in simple associative learning, the dorsal hippocampus has commonly been implicated in classical fear conditioning to context, but not to discrete stimuli, such as a tone. In particular, a specific and central role in contextual fear conditioning has been attributed to mechanisms mediated by dorsal hippocampal N-methyl-D-aspartate (NMDA)-type glutamate receptors. The present study characterized the effects of blockade or tonic stimulation of dorsal hippocampal NMDA receptors by bilateral local infusion of the noncompetitive NMDA receptor antagonist MK-801 (dizocilpine maleate; 6.25μg/side) or of NMDA (0.7μg/side), respectively, on classical fear conditioning to tone and context in Wistar rats. Freezing was used to measure conditioned fear. Regardless of whether conditioning was conducted with tone-shock pairings or unsignaled footshocks (background or foreground contextual conditioning), both NMDA and MK-801 infusion before conditioning resulted in reduced freezing during subsequent exposure to the conditioning context. Freezing during subsequent tone presentation in a new context, normally resulting from conditioning with tone-shock pairings, was not impaired by MK-801 but was strongly reduced by NMDA infusion before conditioning; this freezing was also reduced by NMDA infusion before tone presentation (in an experiment involving NMDA infusions before conditioning and subsequent tone presentation to assess the role of state-dependent learning). It was assessed whether unspecific infusion effects (altered sensorimotor functions, state dependency) or infusion-induced dorsal hippocampal damage contributed to the observed reductions in conditioned freezing. Our data suggest that formation of fear conditioning to context, but not tone, requires NMDA receptor-mediated mechanisms in the dorsal hippocampus. As indicated by the effects of NMDA, some dorsal hippocampal processes may also contribute to fear conditioning to tone. The role of the dorsal hippocampus and local NMDA receptor-mediated processes in fear conditioning to tone and context is discussed in comparison with ventral hippocampal processes. © 2003 Wiley-Liss, Inc.","container-title":"Hippocampus","DOI":"10.1002/hipo.10115","ISSN":"10509631","issue":"6","note":"PMID: 12962312","page":"657-675","title":"Dorsal hippocampus and classical fear conditioning to tone and context in rats: Effects of local NMDA-receptor blockade and stimulation","volume":"13","author":[{"family":"Bast","given":"Tobias"},{"family":"Zhang","given":"Wei Ning"},{"family":"Feldon","given":"Joram"}],"issued":{"date-parts":[["2003"]]}}},{"id":1559,"uris":["http://zotero.org/users/7734491/items/IWK4P3LU"],"uri":["http://zotero.org/users/7734491/items/IWK4P3LU"],"itemData":{"id":1559,"type":"article-journal","abstract":"In recent studies, inactivation of the dorsal hippocampus before the retrieval of extinguished fear memories disrupted the context-dependent expression of these memories. In the present experiments, we examined the role of the dorsal hippocampus in the acquisition of extinction. After pairing an auditory conditional stimulus (CS) with an aversive footshock [unconditional stimulus (US)], rats received an extinction session in which the CS was presented without the US. In experiment 1, infusion of muscimol, a GABA A receptor agonist, into the dorsal hippocampus before the extinction training session decreased the rate of extinction. Moreover, when later tested for fear to the extinguished CS, all rats that had received hippocampal inactivation before extinction training demonstrated renewed fear regardless of the context in which testing took place. This suggests a role for the dorsal hippocampus in both acquiring the extinction memory and encoding the CS- context relationship that yields the context dependence of extinction. In experiment 2, inactivation of the dorsal hippocampus before testing also disrupted the context dependence of fear to the extinguished CS. In experiment 3, quantitative autoradiography revealed the boundaries of muscimol diffusion after infusion into the dorsal hippocampus. Together, these results reveal that the dorsal hippocampus is involved in the acquisition, contextual encoding, and context-dependent retrieval of fear extinction. Learning and remembering when and where aversive events occur is essential for adaptive emotional regulation. Copyright © 2005 Society for Neuroscience.","container-title":"Journal of Neuroscience","DOI":"10.1523/JNEUROSCI.2246-05.2005","ISSN":"02706474","issue":"39","note":"PMID: 16192388\npublisher: Society for Neuroscience","page":"8978-8987","title":"Hippocampal inactivation disrupts the acquisition and contextual encoding of fear extinction","URL":"https://www-jneurosci-org.ezproxy.lib.utexas.edu/content/25/39/8978","volume":"25","author":[{"family":"Corcoran","given":"Kevin A."},{"family":"Desmond","given":"Timothy J."},{"family":"Frey","given":"Kirk A."},{"family":"Maren","given":"Stephen"}],"accessed":{"date-parts":[["2021",1,27]]},"issued":{"date-parts":[["2005",9,28]]}}},{"id":821,"uris":["http://zotero.org/users/7734491/items/8AQ4CV3U"],"uri":["http://zotero.org/users/7734491/items/8AQ4CV3U"],"itemData":{"id":821,"type":"article-journal","abstract":"The medial prefrontal cortex (mPFC) has been implicated in the extinction of emotional memories, including conditioned fear. We found that ventral hippocampal (vHPC) projections to the infralimbic (IL) cortex recruited parvalbumin-expressing interneurons to counter the expression of extinguished fear and promote fear relapse. Whole-cell recordings ex vivo revealed that optogenetic activation of vHPC input to amygdala-projecting pyramidal neurons in the IL was dominated by feed-forward inhibition. Selectively silencing parvalbumin-expressing, but not somatostatin-expressing, interneurons in the IL eliminated vHPC-mediated inhibition. In behaving rats, pharmacogenetic activation of vHPC→IL projections impaired extinction recall, whereas silencing IL projectors diminished fear renewal. Intra-IL infusion of GABA receptor agonists or antagonists, respectively, reproduced these effects. Together, our findings describe a previously unknown circuit mechanism for the contextual control of fear, and indicate that vHPC-mediated inhibition of IL is an essential neural substrate for fear relapse.","container-title":"Nature Neuroscience","DOI":"10.1038/s41593-018-0073-9","ISSN":"15461726","issue":"3","note":"PMID: 29403033\nCitation Key: Marek2018\nISBN: 4159301800","page":"384-392","title":"Hippocampus-driven feed-forward inhibition of the prefrontal cortex mediates relapse of extinguished fear","volume":"21","author":[{"family":"Marek","given":"Roger"},{"family":"Jin","given":"Jingji"},{"family":"Goode","given":"Travis D."},{"family":"Giustino","given":"Thomas F."},{"family":"Wang","given":"Qian"},{"family":"Acca","given":"Gillian M."},{"family":"Holehonnur","given":"Roopashri"},{"family":"Ploski","given":"Jonathan E."},{"family":"Fitzgerald","given":"Paul J."},{"family":"Lynagh","given":"Timothy"},{"family":"Lynch","given":"Joseph W."},{"family":"Maren","given":"Stephen"},{"family":"Sah","given":"Pankaj"}],"accessed":{"date-parts":[["2018",5,2]]},"issued":{"date-parts":[["2018"]]}}},{"id":1170,"uris":["http://zotero.org/users/7734491/items/RKELRY8X"],"uri":["http://zotero.org/users/7734491/items/RKELRY8X"],"itemData":{"id":1170,"type":"article-journal","abstract":"Heightened fear and inefficient safety learning are key features of fear and anxiety disorders. Evidence-based interventions for anxiety disorders, such as cognitive behavioral therapy, primarily rely on mechanisms of fear extinction. However, up to 50% of clinically anxious individuals do not respond to current evidencebased treatment, suggesting a critical need for new interventions based on alternative neurobiological pathways. Using parallel human and rodent conditioned inhibition paradigms alongside brain imaging methodologies, we investigated neural activity patterns in the ventral hippocampus in response to stimuli predictive of threat or safety and compound cues to test inhibition via safety in the presence of threat. Distinct hippocampal responses to threat, safety, and compound cues suggest that the ventral hippocampus is involved in conditioned inhibition in both mice and humans. Moreover, unique response patterns within targetdifferentiated subpopulations of ventral hippocampal neurons identify a circuit by which fear may be inhibited via safety. Specifically, ventral hippocampal neurons projecting to the prelimbic cortex, but not to the infralimbic cortex or basolateral amygdala, were more active to safety and compound cues than threat cues, and activity correlated with freezing behavior in rodents. A corresponding distinction was observed in humans: hippocampal-dorsal anterior cingulate cortex functional connectivity-but not hippocampal- anterior ventromedial prefrontal cortex or hippocampal- basolateral amygdala connectivity-differentiated between threat, safety, and compound conditions. These findings highlight the potential to enhance treatment for anxiety disorders by targeting an alternative neural mechanism through safety signal learning.","container-title":"Proceedings of the National Academy of Sciences of the United States of America","DOI":"10.1073/pnas.1910481116","ISSN":"10916490","issue":"52","note":"PMID: 31822612\npublisher: National Academy of Sciences\nCitation Key: Meyer2019","page":"26970-26979","title":"Ventral hippocampus interacts with prelimbic cortex during inhibition of threat response via learned safety in both mice and humans","URL":"https://www.pnas.org/content/116/52/26970","volume":"116","author":[{"family":"Meyer","given":"Heidi C."},{"family":"Odriozola","given":"Paola"},{"family":"Cohodes","given":"Emily M."},{"family":"Mandell","given":"Jeffrey D."},{"family":"Li","given":"Anfei"},{"family":"Yang","given":"Ruirong"},{"family":"Hall","given":"Baila S."},{"family":"Haberman","given":"Jason T."},{"family":"Zacharek","given":"Sadie J."},{"family":"Liston","given":"Conor"},{"family":"Lee","given":"Francis S."},{"family":"Gee","given":"Dylan G."}],"accessed":{"date-parts":[["2020",6,23]]},"issued":{"date-parts":[["2019",12,26]]}}},{"id":1728,"uris":["http://zotero.org/users/7734491/items/GD33HQZQ"],"uri":["http://zotero.org/users/7734491/items/GD33HQZQ"],"itemData":{"id":1728,"type":"article-journal","abstract":"Posttraumatic stress disorder subjects usually show impaired recall of extinction memory, leading to extinguished fear relapses. However, little is known about the neural mechanisms underlying the impaired recall of extinction memory. We show here that the activity of dorsal hippocampus (dHPC) to infralimbic (IL) cortex circuit is essential for the recall of fear extinction memory in male mice. There were functional neural projections from the dHPC to IL. Using optogenetic manipulations, we observed that silencing the activity of dHPC-IL circuit inhibited recall of extinction memory while stimulating the activity of dHPC-IL circuit facilitated recall of extinction memory. “Impairment of extinction consolidation caused by” conditional deletion of extracellular signal-regulated kinase 2 (ERK2) in the IL prevented the dHPC-IL circuit-mediated recall of extinction memory. Moreover, silencing the dHPC-IL circuit abolished the effect of intra-IL microinjection of ERK enhancer on the recall of extinction memory. Together, we identify a dHPC to IL circuit that mediates the recall of extinction memory, and our data suggest that the dysfunction of dHPC-IL circuit and/or impaired extinction consolidation may contribute to extinguished fear relapses.","container-title":"Cerebral Cortex","DOI":"10.1093/cercor/bhaa320","ISSN":"1047-3211, 1460-2199","issue":"3","language":"en","page":"1707-1718","source":"DOI.org (Crossref)","title":"Dorsal Hippocampus to Infralimbic Cortex Circuit is Essential for the Recall of Extinction Memory","URL":"https://academic.oup.com/cercor/article/31/3/1707/5981726","volume":"31","author":[{"family":"Qin","given":"Cheng"},{"family":"Bian","given":"Xin-Lan"},{"family":"Wu","given":"Hai-Yin"},{"family":"Xian","given":"Jia-Yun"},{"family":"Cai","given":"Cheng-Yun"},{"family":"Lin","given":"Yu-Hui"},{"family":"Zhou","given":"Ying"},{"family":"Kou","given":"Xiao-Lin"},{"family":"Chang","given":"Lei"},{"family":"Luo","given":"Chun-Xia"},{"family":"Zhu","given":"Dong-Ya"}],"accessed":{"date-parts":[["2021",4,18]]},"issued":{"date-parts":[["2021",2,5]]}}},{"id":1718,"uris":["http://zotero.org/users/7734491/items/95ULLHKT"],"uri":["http://zotero.org/users/7734491/items/95ULLHKT"],"itemData":{"id":1718,"type":"article-journal","abstract":"The authors show that a direct pathway from the dorsal hippocampus to the prelimbic cortex is necessary for contextual fear memory strengthening. Molecular analyses and functional targeting revealed that prelimbic excitatory and inhibitory synapses have a critical role in promoting memory strengthening, while inhibiting extinction.","container-title":"Nature Neuroscience","DOI":"10.1038/nn.4443","ISSN":"1546-1726","issue":"1","language":"en","note":"number: 1\npublisher: Nature Publishing Group","page":"52-61","source":"www.nature.com","title":"Direct dorsal hippocampal–prelimbic cortex connections strengthen fear memories","URL":"https://www.nature.com/articles/nn.4443","volume":"20","author":[{"family":"Ye","given":"Xiaojing"},{"family":"Kapeller-Libermann","given":"Dana"},{"family":"Travaglia","given":"Alessio"},{"family":"Inda","given":"M. Carmen"},{"family":"Alberini","given":"Cristina M."}],"accessed":{"date-parts":[["2021",4,18]]},"issued":{"date-parts":[["2017",1]]}}}],"schema":"https://github.com/citation-style-language/schema/raw/master/csl-citation.json"} </w:instrText>
      </w:r>
      <w:r w:rsidR="000D5F54">
        <w:rPr>
          <w:rFonts w:ascii="Arial" w:eastAsia="Arial" w:hAnsi="Arial" w:cs="Arial"/>
        </w:rPr>
        <w:fldChar w:fldCharType="separate"/>
      </w:r>
      <w:r w:rsidR="00C06015" w:rsidRPr="00C06015">
        <w:rPr>
          <w:rFonts w:ascii="Arial" w:hAnsi="Arial" w:cs="Arial"/>
          <w:szCs w:val="24"/>
          <w:vertAlign w:val="superscript"/>
        </w:rPr>
        <w:t>27,46–50</w:t>
      </w:r>
      <w:r w:rsidR="000D5F54">
        <w:rPr>
          <w:rFonts w:ascii="Arial" w:eastAsia="Arial" w:hAnsi="Arial" w:cs="Arial"/>
        </w:rPr>
        <w:fldChar w:fldCharType="end"/>
      </w:r>
      <w:r w:rsidRPr="00254ABE">
        <w:rPr>
          <w:rFonts w:ascii="Arial" w:eastAsia="Arial" w:hAnsi="Arial" w:cs="Arial"/>
          <w:lang w:val="fr-FR"/>
        </w:rPr>
        <w:t xml:space="preserve">. </w:t>
      </w:r>
      <w:r>
        <w:rPr>
          <w:rFonts w:ascii="Arial" w:eastAsia="Arial" w:hAnsi="Arial" w:cs="Arial"/>
        </w:rPr>
        <w:t>Human neuroimaging also shows functional specializations for these subfields in memory and affective processes</w:t>
      </w:r>
      <w:r w:rsidR="000D5F54">
        <w:rPr>
          <w:rFonts w:ascii="Arial" w:eastAsia="Arial" w:hAnsi="Arial" w:cs="Arial"/>
        </w:rPr>
        <w:t xml:space="preserve"> </w:t>
      </w:r>
      <w:r w:rsidR="000D5F54">
        <w:rPr>
          <w:rFonts w:ascii="Arial" w:eastAsia="Arial" w:hAnsi="Arial" w:cs="Arial"/>
        </w:rPr>
        <w:fldChar w:fldCharType="begin"/>
      </w:r>
      <w:r w:rsidR="00C06015">
        <w:rPr>
          <w:rFonts w:ascii="Arial" w:eastAsia="Arial" w:hAnsi="Arial" w:cs="Arial"/>
        </w:rPr>
        <w:instrText xml:space="preserve"> ADDIN ZOTERO_ITEM CSL_CITATION {"citationID":"yv4RMO2R","properties":{"formattedCitation":"\\super 48,51,52\\nosupersub{}","plainCitation":"48,51,52","noteIndex":0},"citationItems":[{"id":1259,"uris":["http://zotero.org/users/7734491/items/DX7EA6ZS"],"uri":["http://zotero.org/users/7734491/items/DX7EA6ZS"],"itemData":{"id":1259,"type":"article-journal","abstract":"Episodic memories reflect a bound representation of multimodal features that can be reinstated with varying precision. Yet little is known about how brain networks involved in memory, including the hippocampus and posterior-medial (PM) and anterior-temporal (AT) systems, interact to support the quality and content of recollection. Participants learned color, spatial, and emotion associations of objects, later reconstructing the visual features using a continuous color spectrum and 360-degree panorama scenes. Behaviorally, dependencies in memory were observed for the gist but not precision of event associations. Supporting this integration, hippocampus, AT, and PM regions showed increased connectivity and reduced modularity during retrieval compared to encoding. These inter-network connections tracked a multidimensional, objective measure of memory quality. Moreover, distinct patterns of connectivity tracked item color and spatial memory precision. These findings demonstrate how hippocampal-cortical connections reconfigure during episodic retrieval, and how such dynamic interactions might flexibly support the multidimensional quality of remembered events.","container-title":"eLife","DOI":"10.7554/eLife.45591","ISSN":"2050084X","note":"publisher: eLife Sciences Publications Ltd\nCitation Key: Cooper2019","title":"Cortico-hippocampal network connections support the multidimensional quality of episodic memory","volume":"8","author":[{"family":"Cooper","given":"Rose A."},{"family":"Ritchey","given":"Maureen"}],"accessed":{"date-parts":[["2020",3,24]]},"issued":{"date-parts":[["2019",3,1]]}}},{"id":1170,"uris":["http://zotero.org/users/7734491/items/RKELRY8X"],"uri":["http://zotero.org/users/7734491/items/RKELRY8X"],"itemData":{"id":1170,"type":"article-journal","abstract":"Heightened fear and inefficient safety learning are key features of fear and anxiety disorders. Evidence-based interventions for anxiety disorders, such as cognitive behavioral therapy, primarily rely on mechanisms of fear extinction. However, up to 50% of clinically anxious individuals do not respond to current evidencebased treatment, suggesting a critical need for new interventions based on alternative neurobiological pathways. Using parallel human and rodent conditioned inhibition paradigms alongside brain imaging methodologies, we investigated neural activity patterns in the ventral hippocampus in response to stimuli predictive of threat or safety and compound cues to test inhibition via safety in the presence of threat. Distinct hippocampal responses to threat, safety, and compound cues suggest that the ventral hippocampus is involved in conditioned inhibition in both mice and humans. Moreover, unique response patterns within targetdifferentiated subpopulations of ventral hippocampal neurons identify a circuit by which fear may be inhibited via safety. Specifically, ventral hippocampal neurons projecting to the prelimbic cortex, but not to the infralimbic cortex or basolateral amygdala, were more active to safety and compound cues than threat cues, and activity correlated with freezing behavior in rodents. A corresponding distinction was observed in humans: hippocampal-dorsal anterior cingulate cortex functional connectivity-but not hippocampal- anterior ventromedial prefrontal cortex or hippocampal- basolateral amygdala connectivity-differentiated between threat, safety, and compound conditions. These findings highlight the potential to enhance treatment for anxiety disorders by targeting an alternative neural mechanism through safety signal learning.","container-title":"Proceedings of the National Academy of Sciences of the United States of America","DOI":"10.1073/pnas.1910481116","ISSN":"10916490","issue":"52","note":"PMID: 31822612\npublisher: National Academy of Sciences\nCitation Key: Meyer2019","page":"26970-26979","title":"Ventral hippocampus interacts with prelimbic cortex during inhibition of threat response via learned safety in both mice and humans","URL":"https://www.pnas.org/content/116/52/26970","volume":"116","author":[{"family":"Meyer","given":"Heidi C."},{"family":"Odriozola","given":"Paola"},{"family":"Cohodes","given":"Emily M."},{"family":"Mandell","given":"Jeffrey D."},{"family":"Li","given":"Anfei"},{"family":"Yang","given":"Ruirong"},{"family":"Hall","given":"Baila S."},{"family":"Haberman","given":"Jason T."},{"family":"Zacharek","given":"Sadie J."},{"family":"Liston","given":"Conor"},{"family":"Lee","given":"Francis S."},{"family":"Gee","given":"Dylan G."}],"accessed":{"date-parts":[["2020",6,23]]},"issued":{"date-parts":[["2019",12,26]]}}},{"id":291,"uris":["http://zotero.org/users/7734491/items/DNEPVWGF"],"uri":["http://zotero.org/users/7734491/items/DNEPVWGF"],"itemData":{"id":291,"type":"article-journal","abstract":"Investigation of the hippocampus has historically focused on computations within the trisynaptic circuit. However, discovery of important anatomical and functional variability along its long axis has inspired recent proposals of long-axis functional specialization in both the animal and human literatures. Here, we review and evaluate these proposals. We suggest that various long-axis specializations arise out of differences between the anterior (aHPC) and posterior hippocampus (pHPC) in large-scale network connectivity, the organization of entorhinal grid cells, and subfield compositions that bias the aHPC and pHPC towards pattern completion and separation, respectively. The latter two differences give rise to a property, reflected in the expression of multiple other functional specializations, of coarse, global representations in anterior hippocampus and fine-grained, local representations in posterior hippocampus. © 2013.","container-title":"Trends in Cognitive Sciences","DOI":"10.1016/j.tics.2013.03.005","ISSN":"13646613","issue":"5","note":"PMID: 23597720\nCitation Key: Poppenk2013\nISBN: 1364-6613","page":"230-240","title":"Long-axis specialization of the human hippocampus","volume":"17","author":[{"family":"Poppenk","given":"Jordan"},{"family":"Evensmoen","given":"Hallvard R"},{"family":"Moscovitch","given":"Morris"},{"family":"Nadel","given":"Lynn"}],"accessed":{"date-parts":[["2018",4,2]]},"issued":{"date-parts":[["2013"]]}}}],"schema":"https://github.com/citation-style-language/schema/raw/master/csl-citation.json"} </w:instrText>
      </w:r>
      <w:r w:rsidR="000D5F54">
        <w:rPr>
          <w:rFonts w:ascii="Arial" w:eastAsia="Arial" w:hAnsi="Arial" w:cs="Arial"/>
        </w:rPr>
        <w:fldChar w:fldCharType="separate"/>
      </w:r>
      <w:r w:rsidR="00C06015" w:rsidRPr="00C06015">
        <w:rPr>
          <w:rFonts w:ascii="Arial" w:hAnsi="Arial" w:cs="Arial"/>
          <w:szCs w:val="24"/>
          <w:vertAlign w:val="superscript"/>
        </w:rPr>
        <w:t>48,51,52</w:t>
      </w:r>
      <w:r w:rsidR="000D5F54">
        <w:rPr>
          <w:rFonts w:ascii="Arial" w:eastAsia="Arial" w:hAnsi="Arial" w:cs="Arial"/>
        </w:rPr>
        <w:fldChar w:fldCharType="end"/>
      </w:r>
      <w:r>
        <w:rPr>
          <w:rFonts w:ascii="Arial" w:eastAsia="Arial" w:hAnsi="Arial" w:cs="Arial"/>
        </w:rPr>
        <w:t xml:space="preserve">. Using subject-specific anatomical segmentations, we probed emotional memory reinstatement along the long-axis of the hippocampus in three bi-lateral subfields: head (anterior; </w:t>
      </w:r>
      <w:proofErr w:type="spellStart"/>
      <w:r>
        <w:rPr>
          <w:rFonts w:ascii="Arial" w:eastAsia="Arial" w:hAnsi="Arial" w:cs="Arial"/>
        </w:rPr>
        <w:t>aHC</w:t>
      </w:r>
      <w:proofErr w:type="spellEnd"/>
      <w:r>
        <w:rPr>
          <w:rFonts w:ascii="Arial" w:eastAsia="Arial" w:hAnsi="Arial" w:cs="Arial"/>
        </w:rPr>
        <w:t xml:space="preserve">), body, and tail (posterior; </w:t>
      </w:r>
      <w:proofErr w:type="spellStart"/>
      <w:r>
        <w:rPr>
          <w:rFonts w:ascii="Arial" w:eastAsia="Arial" w:hAnsi="Arial" w:cs="Arial"/>
        </w:rPr>
        <w:t>pHC</w:t>
      </w:r>
      <w:proofErr w:type="spellEnd"/>
      <w:r>
        <w:rPr>
          <w:rFonts w:ascii="Arial" w:eastAsia="Arial" w:hAnsi="Arial" w:cs="Arial"/>
        </w:rPr>
        <w:t>). The amygdala was similarly segmented into two bilateral ROIs known to have functional specialization in conditioning and extinction processes: the basolateral amygdala (BLA) and the central nucleus of the amygdala (</w:t>
      </w:r>
      <w:proofErr w:type="spellStart"/>
      <w:r>
        <w:rPr>
          <w:rFonts w:ascii="Arial" w:eastAsia="Arial" w:hAnsi="Arial" w:cs="Arial"/>
        </w:rPr>
        <w:t>CeM</w:t>
      </w:r>
      <w:proofErr w:type="spellEnd"/>
      <w:r>
        <w:rPr>
          <w:rFonts w:ascii="Arial" w:eastAsia="Arial" w:hAnsi="Arial" w:cs="Arial"/>
        </w:rPr>
        <w:t xml:space="preserve">) </w:t>
      </w:r>
      <w:r w:rsidR="00425D29">
        <w:rPr>
          <w:rFonts w:ascii="Arial" w:eastAsia="Arial" w:hAnsi="Arial" w:cs="Arial"/>
        </w:rPr>
        <w:fldChar w:fldCharType="begin"/>
      </w:r>
      <w:r w:rsidR="00C06015">
        <w:rPr>
          <w:rFonts w:ascii="Arial" w:eastAsia="Arial" w:hAnsi="Arial" w:cs="Arial"/>
        </w:rPr>
        <w:instrText xml:space="preserve"> ADDIN ZOTERO_ITEM CSL_CITATION {"citationID":"8HJt5wXU","properties":{"formattedCitation":"\\super 53\\nosupersub{}","plainCitation":"53","noteIndex":0},"citationItems":[{"id":749,"uris":["http://zotero.org/users/7734491/items/YUR8SJGN"],"uri":["http://zotero.org/users/7734491/items/YUR8SJGN"],"itemData":{"id":749,"type":"article-journal","abstract":"The last 10 years have witnessed a surge of interest for the mechanisms underlying the acquisition and extinction of classically conditioned fear responses. In part, this results from the realization that abnormalities in fear learning mechanisms likely participate in the development and/or maintenance of human anxiety disorders. The simplicity and robustness of this learning paradigm, coupled with the fact that the underlying circuitry is evolutionarily well conserved, make it an ideal model to study the basic biology of memory and identify genetic factors and neuronal systems that regulate the normal and pathological expressions of learned fear. Critical advances have been made in determining how modified neuronal functions upon fear acquisition become stabilized during fear memory consolidation and how these processes are controlled in the course of fear memory extinction. With these advances came the realization that activity in remote neuronal networks must be coordinated for these events to take place. In this paper, we review these mechanisms of coordinated network activity and the molecular cascades leading to enduring fear memory, and allowing for their extinction. We will focus on Pavlovian fear conditioning as a model and the amygdala as a key component for the acquisition and extinction of fear responses. Copyright © 2010 the American Physiological Society.","container-title":"Physiological Reviews","DOI":"10.1152/physrev.00037.2009","ISSN":"15221210","issue":"2","note":"PMID: 20393190\npublisher: American Physiological Society Bethesda, MD\nCitation Key: Pape2010\nISBN: 1522-1210 (Electronic)\\r0031-9333 (Linking)","page":"419-463","title":"Plastic synaptic networks of the amygdala for the acquisition, expression, and extinction of conditioned fear","URL":"http://www.physiology.org/doi/10.1152/physrev.00037.2009","volume":"90","author":[{"family":"Pape","given":"Hans Christian"},{"family":"Pare","given":"Denis"}],"accessed":{"date-parts":[["2018",5,5]]},"issued":{"date-parts":[["2010",4]]}}}],"schema":"https://github.com/citation-style-language/schema/raw/master/csl-citation.json"} </w:instrText>
      </w:r>
      <w:r w:rsidR="00425D29">
        <w:rPr>
          <w:rFonts w:ascii="Arial" w:eastAsia="Arial" w:hAnsi="Arial" w:cs="Arial"/>
        </w:rPr>
        <w:fldChar w:fldCharType="separate"/>
      </w:r>
      <w:r w:rsidR="00C06015" w:rsidRPr="00C06015">
        <w:rPr>
          <w:rFonts w:ascii="Arial" w:hAnsi="Arial" w:cs="Arial"/>
          <w:szCs w:val="24"/>
          <w:vertAlign w:val="superscript"/>
        </w:rPr>
        <w:t>53</w:t>
      </w:r>
      <w:r w:rsidR="00425D29">
        <w:rPr>
          <w:rFonts w:ascii="Arial" w:eastAsia="Arial" w:hAnsi="Arial" w:cs="Arial"/>
        </w:rPr>
        <w:fldChar w:fldCharType="end"/>
      </w:r>
      <w:r>
        <w:rPr>
          <w:rFonts w:ascii="Arial" w:eastAsia="Arial" w:hAnsi="Arial" w:cs="Arial"/>
        </w:rPr>
        <w:t xml:space="preserve">. </w:t>
      </w:r>
    </w:p>
    <w:p w14:paraId="3AD81834" w14:textId="063E3E7A" w:rsidR="000F625B" w:rsidRDefault="00B06370">
      <w:pPr>
        <w:spacing w:line="480" w:lineRule="auto"/>
        <w:ind w:firstLine="720"/>
        <w:jc w:val="both"/>
        <w:rPr>
          <w:rFonts w:ascii="Arial" w:eastAsia="Arial" w:hAnsi="Arial" w:cs="Arial"/>
        </w:rPr>
      </w:pPr>
      <w:r>
        <w:rPr>
          <w:rFonts w:ascii="Arial" w:eastAsia="Arial" w:hAnsi="Arial" w:cs="Arial"/>
          <w:i/>
        </w:rPr>
        <w:t xml:space="preserve">Hippocampus. </w:t>
      </w:r>
      <w:r>
        <w:rPr>
          <w:rFonts w:ascii="Arial" w:eastAsia="Arial" w:hAnsi="Arial" w:cs="Arial"/>
        </w:rPr>
        <w:t xml:space="preserve">No </w:t>
      </w:r>
      <w:r w:rsidR="004C4FC6">
        <w:rPr>
          <w:rFonts w:ascii="Arial" w:eastAsia="Arial" w:hAnsi="Arial" w:cs="Arial"/>
        </w:rPr>
        <w:t xml:space="preserve">preferential </w:t>
      </w:r>
      <w:r>
        <w:rPr>
          <w:rFonts w:ascii="Arial" w:eastAsia="Arial" w:hAnsi="Arial" w:cs="Arial"/>
        </w:rPr>
        <w:t>reinstatement was observed for</w:t>
      </w:r>
      <w:r w:rsidR="007A5705">
        <w:rPr>
          <w:rFonts w:ascii="Arial" w:eastAsia="Arial" w:hAnsi="Arial" w:cs="Arial"/>
        </w:rPr>
        <w:t xml:space="preserve"> CS+</w:t>
      </w:r>
      <w:r>
        <w:rPr>
          <w:rFonts w:ascii="Arial" w:eastAsia="Arial" w:hAnsi="Arial" w:cs="Arial"/>
        </w:rPr>
        <w:t xml:space="preserve"> items from any encoding context in any hippocampal subfield in either healthy adults or </w:t>
      </w:r>
      <w:ins w:id="253" w:author="gus hennings" w:date="2021-10-20T09:12:00Z">
        <w:r w:rsidR="007C0584">
          <w:rPr>
            <w:rFonts w:ascii="Arial" w:eastAsia="Arial" w:hAnsi="Arial" w:cs="Arial"/>
          </w:rPr>
          <w:t>individuals</w:t>
        </w:r>
      </w:ins>
      <w:del w:id="254" w:author="gus hennings" w:date="2021-10-20T09:12:00Z">
        <w:r w:rsidDel="007C0584">
          <w:rPr>
            <w:rFonts w:ascii="Arial" w:eastAsia="Arial" w:hAnsi="Arial" w:cs="Arial"/>
          </w:rPr>
          <w:delText>those</w:delText>
        </w:r>
      </w:del>
      <w:r>
        <w:rPr>
          <w:rFonts w:ascii="Arial" w:eastAsia="Arial" w:hAnsi="Arial" w:cs="Arial"/>
        </w:rPr>
        <w:t xml:space="preserve"> with PTSS (all P</w:t>
      </w:r>
      <w:r>
        <w:rPr>
          <w:rFonts w:ascii="Arial" w:eastAsia="Arial" w:hAnsi="Arial" w:cs="Arial"/>
          <w:vertAlign w:val="subscript"/>
        </w:rPr>
        <w:t>FDR</w:t>
      </w:r>
      <w:r>
        <w:rPr>
          <w:rFonts w:ascii="Arial" w:eastAsia="Arial" w:hAnsi="Arial" w:cs="Arial"/>
        </w:rPr>
        <w:t xml:space="preserve"> </w:t>
      </w:r>
      <w:r w:rsidR="006A68D9">
        <w:rPr>
          <w:rFonts w:ascii="Arial" w:eastAsia="Arial" w:hAnsi="Arial" w:cs="Arial"/>
        </w:rPr>
        <w:t>≥</w:t>
      </w:r>
      <w:r>
        <w:rPr>
          <w:rFonts w:ascii="Arial" w:eastAsia="Arial" w:hAnsi="Arial" w:cs="Arial"/>
        </w:rPr>
        <w:t xml:space="preserve"> 0.45). However, a linear-mixed effects model revealed a significant three-way interaction</w:t>
      </w:r>
      <w:ins w:id="255" w:author="gus hennings" w:date="2021-10-20T09:12:00Z">
        <w:r w:rsidR="007C0584">
          <w:rPr>
            <w:rFonts w:ascii="Arial" w:eastAsia="Arial" w:hAnsi="Arial" w:cs="Arial"/>
          </w:rPr>
          <w:t>:</w:t>
        </w:r>
      </w:ins>
      <w:del w:id="256" w:author="gus hennings" w:date="2021-10-20T09:12:00Z">
        <w:r w:rsidDel="007C0584">
          <w:rPr>
            <w:rFonts w:ascii="Arial" w:eastAsia="Arial" w:hAnsi="Arial" w:cs="Arial"/>
          </w:rPr>
          <w:delText xml:space="preserve"> of</w:delText>
        </w:r>
      </w:del>
      <w:r>
        <w:rPr>
          <w:rFonts w:ascii="Arial" w:eastAsia="Arial" w:hAnsi="Arial" w:cs="Arial"/>
        </w:rPr>
        <w:t xml:space="preserve"> </w:t>
      </w:r>
      <w:r>
        <w:rPr>
          <w:rFonts w:ascii="Arial" w:eastAsia="Arial" w:hAnsi="Arial" w:cs="Arial"/>
          <w:i/>
        </w:rPr>
        <w:t xml:space="preserve">encoding context * subfield * group </w:t>
      </w:r>
      <w:r>
        <w:rPr>
          <w:rFonts w:ascii="Arial" w:eastAsia="Arial" w:hAnsi="Arial" w:cs="Arial"/>
        </w:rPr>
        <w:t>(X</w:t>
      </w:r>
      <w:r>
        <w:rPr>
          <w:rFonts w:ascii="Arial" w:eastAsia="Arial" w:hAnsi="Arial" w:cs="Arial"/>
          <w:vertAlign w:val="superscript"/>
        </w:rPr>
        <w:t>2</w:t>
      </w:r>
      <w:r>
        <w:rPr>
          <w:rFonts w:ascii="Arial" w:eastAsia="Arial" w:hAnsi="Arial" w:cs="Arial"/>
          <w:vertAlign w:val="subscript"/>
        </w:rPr>
        <w:t>(4)</w:t>
      </w:r>
      <w:r>
        <w:rPr>
          <w:rFonts w:ascii="Arial" w:eastAsia="Arial" w:hAnsi="Arial" w:cs="Arial"/>
        </w:rPr>
        <w:t xml:space="preserve"> = 12.8, P = 0.012</w:t>
      </w:r>
      <w:del w:id="257" w:author="gus hennings" w:date="2021-10-20T09:12:00Z">
        <w:r w:rsidDel="007C0584">
          <w:rPr>
            <w:rFonts w:ascii="Arial" w:eastAsia="Arial" w:hAnsi="Arial" w:cs="Arial"/>
          </w:rPr>
          <w:delText xml:space="preserve">; see </w:delText>
        </w:r>
        <w:r w:rsidDel="007C0584">
          <w:rPr>
            <w:rFonts w:ascii="Arial" w:eastAsia="Arial" w:hAnsi="Arial" w:cs="Arial"/>
            <w:b/>
          </w:rPr>
          <w:delText>Online Methods</w:delText>
        </w:r>
        <w:r w:rsidDel="007C0584">
          <w:rPr>
            <w:rFonts w:ascii="Arial" w:eastAsia="Arial" w:hAnsi="Arial" w:cs="Arial"/>
          </w:rPr>
          <w:delText xml:space="preserve"> for full model specification</w:delText>
        </w:r>
      </w:del>
      <w:r>
        <w:rPr>
          <w:rFonts w:ascii="Arial" w:eastAsia="Arial" w:hAnsi="Arial" w:cs="Arial"/>
        </w:rPr>
        <w:t xml:space="preserve">). The significance of this term suggests </w:t>
      </w:r>
      <w:del w:id="258" w:author="gus hennings" w:date="2021-10-20T09:13:00Z">
        <w:r w:rsidDel="007C0584">
          <w:rPr>
            <w:rFonts w:ascii="Arial" w:eastAsia="Arial" w:hAnsi="Arial" w:cs="Arial"/>
          </w:rPr>
          <w:delText xml:space="preserve">that </w:delText>
        </w:r>
      </w:del>
      <w:r>
        <w:rPr>
          <w:rFonts w:ascii="Arial" w:eastAsia="Arial" w:hAnsi="Arial" w:cs="Arial"/>
        </w:rPr>
        <w:t xml:space="preserve">subfields of the hippocampus may be sensitive to encoding context in general, but not CS type. As such, we probed </w:t>
      </w:r>
      <w:r w:rsidR="00CF2C3E">
        <w:rPr>
          <w:rFonts w:ascii="Arial" w:eastAsia="Arial" w:hAnsi="Arial" w:cs="Arial"/>
        </w:rPr>
        <w:t xml:space="preserve">reinstatement by </w:t>
      </w:r>
      <w:r>
        <w:rPr>
          <w:rFonts w:ascii="Arial" w:eastAsia="Arial" w:hAnsi="Arial" w:cs="Arial"/>
        </w:rPr>
        <w:t xml:space="preserve">encoding context, </w:t>
      </w:r>
      <w:r w:rsidR="00BB065B">
        <w:rPr>
          <w:rFonts w:ascii="Arial" w:eastAsia="Arial" w:hAnsi="Arial" w:cs="Arial"/>
        </w:rPr>
        <w:t>collapsing</w:t>
      </w:r>
      <w:r>
        <w:rPr>
          <w:rFonts w:ascii="Arial" w:eastAsia="Arial" w:hAnsi="Arial" w:cs="Arial"/>
        </w:rPr>
        <w:t xml:space="preserve"> across CS+/-. In both groups, the </w:t>
      </w:r>
      <w:proofErr w:type="spellStart"/>
      <w:r>
        <w:rPr>
          <w:rFonts w:ascii="Arial" w:eastAsia="Arial" w:hAnsi="Arial" w:cs="Arial"/>
        </w:rPr>
        <w:t>pHC</w:t>
      </w:r>
      <w:proofErr w:type="spellEnd"/>
      <w:r>
        <w:rPr>
          <w:rFonts w:ascii="Arial" w:eastAsia="Arial" w:hAnsi="Arial" w:cs="Arial"/>
        </w:rPr>
        <w:t xml:space="preserve"> reinstated</w:t>
      </w:r>
      <w:r w:rsidR="007A5705">
        <w:rPr>
          <w:rFonts w:ascii="Arial" w:eastAsia="Arial" w:hAnsi="Arial" w:cs="Arial"/>
        </w:rPr>
        <w:t xml:space="preserve"> CS</w:t>
      </w:r>
      <w:r>
        <w:rPr>
          <w:rFonts w:ascii="Arial" w:eastAsia="Arial" w:hAnsi="Arial" w:cs="Arial"/>
        </w:rPr>
        <w:t xml:space="preserve"> items from the fear conditioning context. In healthy adults, </w:t>
      </w:r>
      <w:r>
        <w:rPr>
          <w:rFonts w:ascii="Arial" w:eastAsia="Arial" w:hAnsi="Arial" w:cs="Arial"/>
        </w:rPr>
        <w:lastRenderedPageBreak/>
        <w:t>reinstatement of fear memories was stronger than</w:t>
      </w:r>
      <w:del w:id="259" w:author="gus hennings" w:date="2021-10-20T09:14:00Z">
        <w:r w:rsidDel="007C0584">
          <w:rPr>
            <w:rFonts w:ascii="Arial" w:eastAsia="Arial" w:hAnsi="Arial" w:cs="Arial"/>
          </w:rPr>
          <w:delText xml:space="preserve"> </w:delText>
        </w:r>
        <w:r w:rsidR="003B4A05" w:rsidDel="007C0584">
          <w:rPr>
            <w:rFonts w:ascii="Arial" w:eastAsia="Arial" w:hAnsi="Arial" w:cs="Arial"/>
          </w:rPr>
          <w:delText>the</w:delText>
        </w:r>
      </w:del>
      <w:r w:rsidR="003B4A05">
        <w:rPr>
          <w:rFonts w:ascii="Arial" w:eastAsia="Arial" w:hAnsi="Arial" w:cs="Arial"/>
        </w:rPr>
        <w:t xml:space="preserve"> </w:t>
      </w:r>
      <w:r>
        <w:rPr>
          <w:rFonts w:ascii="Arial" w:eastAsia="Arial" w:hAnsi="Arial" w:cs="Arial"/>
        </w:rPr>
        <w:t>reinstatement of extinction memories (4.36e-2, [1.40e-2, 7.32e-2], P</w:t>
      </w:r>
      <w:r>
        <w:rPr>
          <w:rFonts w:ascii="Arial" w:eastAsia="Arial" w:hAnsi="Arial" w:cs="Arial"/>
          <w:vertAlign w:val="subscript"/>
        </w:rPr>
        <w:t xml:space="preserve">FDR </w:t>
      </w:r>
      <w:r>
        <w:rPr>
          <w:rFonts w:ascii="Arial" w:eastAsia="Arial" w:hAnsi="Arial" w:cs="Arial"/>
        </w:rPr>
        <w:t>= 0.019), whereas in adults with PTSS, it was stronger than both extinction memories (4.33e-2, [1.36e-2, 7.29e-2], P</w:t>
      </w:r>
      <w:r>
        <w:rPr>
          <w:rFonts w:ascii="Arial" w:eastAsia="Arial" w:hAnsi="Arial" w:cs="Arial"/>
          <w:vertAlign w:val="subscript"/>
        </w:rPr>
        <w:t xml:space="preserve">FDR </w:t>
      </w:r>
      <w:r>
        <w:rPr>
          <w:rFonts w:ascii="Arial" w:eastAsia="Arial" w:hAnsi="Arial" w:cs="Arial"/>
        </w:rPr>
        <w:t>= 0.019) and pre-conditioning memories (4.41e-2, [1.45e-2, 7.37e-2], P</w:t>
      </w:r>
      <w:r>
        <w:rPr>
          <w:rFonts w:ascii="Arial" w:eastAsia="Arial" w:hAnsi="Arial" w:cs="Arial"/>
          <w:vertAlign w:val="subscript"/>
        </w:rPr>
        <w:t>FDR</w:t>
      </w:r>
      <w:r>
        <w:rPr>
          <w:rFonts w:ascii="Arial" w:eastAsia="Arial" w:hAnsi="Arial" w:cs="Arial"/>
        </w:rPr>
        <w:t xml:space="preserve"> = 0.019). The body of the hippocampus did not show reinstatement specific to any encoding context (all phase comparisons P</w:t>
      </w:r>
      <w:r>
        <w:rPr>
          <w:rFonts w:ascii="Arial" w:eastAsia="Arial" w:hAnsi="Arial" w:cs="Arial"/>
          <w:vertAlign w:val="subscript"/>
        </w:rPr>
        <w:t xml:space="preserve">FDR </w:t>
      </w:r>
      <w:r w:rsidR="006A68D9">
        <w:rPr>
          <w:rFonts w:ascii="Arial" w:eastAsia="Arial" w:hAnsi="Arial" w:cs="Arial"/>
        </w:rPr>
        <w:t>≥</w:t>
      </w:r>
      <w:r>
        <w:rPr>
          <w:rFonts w:ascii="Arial" w:eastAsia="Arial" w:hAnsi="Arial" w:cs="Arial"/>
        </w:rPr>
        <w:t xml:space="preserve"> 0.11). In contrast to the </w:t>
      </w:r>
      <w:proofErr w:type="spellStart"/>
      <w:r>
        <w:rPr>
          <w:rFonts w:ascii="Arial" w:eastAsia="Arial" w:hAnsi="Arial" w:cs="Arial"/>
        </w:rPr>
        <w:t>pHC</w:t>
      </w:r>
      <w:proofErr w:type="spellEnd"/>
      <w:r>
        <w:rPr>
          <w:rFonts w:ascii="Arial" w:eastAsia="Arial" w:hAnsi="Arial" w:cs="Arial"/>
        </w:rPr>
        <w:t xml:space="preserve">, the </w:t>
      </w:r>
      <w:proofErr w:type="spellStart"/>
      <w:r>
        <w:rPr>
          <w:rFonts w:ascii="Arial" w:eastAsia="Arial" w:hAnsi="Arial" w:cs="Arial"/>
        </w:rPr>
        <w:t>aHC</w:t>
      </w:r>
      <w:proofErr w:type="spellEnd"/>
      <w:del w:id="260" w:author="gus hennings" w:date="2021-10-20T09:14:00Z">
        <w:r w:rsidDel="007C0584">
          <w:rPr>
            <w:rFonts w:ascii="Arial" w:eastAsia="Arial" w:hAnsi="Arial" w:cs="Arial"/>
          </w:rPr>
          <w:delText xml:space="preserve"> portion</w:delText>
        </w:r>
      </w:del>
      <w:r>
        <w:rPr>
          <w:rFonts w:ascii="Arial" w:eastAsia="Arial" w:hAnsi="Arial" w:cs="Arial"/>
        </w:rPr>
        <w:t xml:space="preserve"> </w:t>
      </w:r>
      <w:r w:rsidR="007A5705">
        <w:rPr>
          <w:rFonts w:ascii="Arial" w:eastAsia="Arial" w:hAnsi="Arial" w:cs="Arial"/>
        </w:rPr>
        <w:t xml:space="preserve">preferentially </w:t>
      </w:r>
      <w:r>
        <w:rPr>
          <w:rFonts w:ascii="Arial" w:eastAsia="Arial" w:hAnsi="Arial" w:cs="Arial"/>
        </w:rPr>
        <w:t>reinstated</w:t>
      </w:r>
      <w:r w:rsidR="007A5705">
        <w:rPr>
          <w:rFonts w:ascii="Arial" w:eastAsia="Arial" w:hAnsi="Arial" w:cs="Arial"/>
        </w:rPr>
        <w:t xml:space="preserve"> CS</w:t>
      </w:r>
      <w:r>
        <w:rPr>
          <w:rFonts w:ascii="Arial" w:eastAsia="Arial" w:hAnsi="Arial" w:cs="Arial"/>
        </w:rPr>
        <w:t xml:space="preserve"> items from extinction more than items from conditioning (0.065, [0.035, 0.094], P</w:t>
      </w:r>
      <w:r>
        <w:rPr>
          <w:rFonts w:ascii="Arial" w:eastAsia="Arial" w:hAnsi="Arial" w:cs="Arial"/>
          <w:vertAlign w:val="subscript"/>
        </w:rPr>
        <w:t>FDR</w:t>
      </w:r>
      <w:r>
        <w:rPr>
          <w:rFonts w:ascii="Arial" w:eastAsia="Arial" w:hAnsi="Arial" w:cs="Arial"/>
        </w:rPr>
        <w:t xml:space="preserve"> = 3.36e-4), although this was only observed in healthy adults. These results suggest a gradient of functional specialization along the long axis of the hippocampus.</w:t>
      </w:r>
    </w:p>
    <w:p w14:paraId="0F25571D" w14:textId="555DB790" w:rsidR="000F625B" w:rsidRDefault="00B06370">
      <w:pPr>
        <w:spacing w:line="480" w:lineRule="auto"/>
        <w:ind w:firstLine="720"/>
        <w:jc w:val="both"/>
        <w:rPr>
          <w:rFonts w:ascii="Arial" w:eastAsia="Arial" w:hAnsi="Arial" w:cs="Arial"/>
        </w:rPr>
      </w:pPr>
      <w:r>
        <w:rPr>
          <w:rFonts w:ascii="Arial" w:eastAsia="Arial" w:hAnsi="Arial" w:cs="Arial"/>
        </w:rPr>
        <w:t xml:space="preserve">We directly tested the dissociation between the </w:t>
      </w:r>
      <w:proofErr w:type="spellStart"/>
      <w:r w:rsidR="009359D0">
        <w:rPr>
          <w:rFonts w:ascii="Arial" w:eastAsia="Arial" w:hAnsi="Arial" w:cs="Arial"/>
        </w:rPr>
        <w:t>aHC</w:t>
      </w:r>
      <w:proofErr w:type="spellEnd"/>
      <w:r w:rsidR="009359D0">
        <w:rPr>
          <w:rFonts w:ascii="Arial" w:eastAsia="Arial" w:hAnsi="Arial" w:cs="Arial"/>
        </w:rPr>
        <w:t xml:space="preserve"> and </w:t>
      </w:r>
      <w:proofErr w:type="spellStart"/>
      <w:r w:rsidR="009359D0">
        <w:rPr>
          <w:rFonts w:ascii="Arial" w:eastAsia="Arial" w:hAnsi="Arial" w:cs="Arial"/>
        </w:rPr>
        <w:t>pHC</w:t>
      </w:r>
      <w:proofErr w:type="spellEnd"/>
      <w:r>
        <w:rPr>
          <w:rFonts w:ascii="Arial" w:eastAsia="Arial" w:hAnsi="Arial" w:cs="Arial"/>
        </w:rPr>
        <w:t xml:space="preserve"> </w:t>
      </w:r>
      <w:r w:rsidR="009359D0">
        <w:rPr>
          <w:rFonts w:ascii="Arial" w:eastAsia="Arial" w:hAnsi="Arial" w:cs="Arial"/>
        </w:rPr>
        <w:t xml:space="preserve">subfields </w:t>
      </w:r>
      <w:r w:rsidR="00CE1143">
        <w:rPr>
          <w:rFonts w:ascii="Arial" w:eastAsia="Arial" w:hAnsi="Arial" w:cs="Arial"/>
        </w:rPr>
        <w:t>and</w:t>
      </w:r>
      <w:r>
        <w:rPr>
          <w:rFonts w:ascii="Arial" w:eastAsia="Arial" w:hAnsi="Arial" w:cs="Arial"/>
        </w:rPr>
        <w:t xml:space="preserve"> found </w:t>
      </w:r>
      <w:r w:rsidR="00BB065B">
        <w:rPr>
          <w:rFonts w:ascii="Arial" w:eastAsia="Arial" w:hAnsi="Arial" w:cs="Arial"/>
        </w:rPr>
        <w:t xml:space="preserve">a significant double dissociation in healthy adults (significant </w:t>
      </w:r>
      <w:r w:rsidR="00BB065B" w:rsidRPr="00BB065B">
        <w:rPr>
          <w:rFonts w:ascii="Arial" w:eastAsia="Arial" w:hAnsi="Arial" w:cs="Arial"/>
          <w:i/>
          <w:iCs/>
        </w:rPr>
        <w:t>encoding context * subfield</w:t>
      </w:r>
      <w:r w:rsidR="00BB065B">
        <w:rPr>
          <w:rFonts w:ascii="Arial" w:eastAsia="Arial" w:hAnsi="Arial" w:cs="Arial"/>
        </w:rPr>
        <w:t xml:space="preserve"> interaction; X</w:t>
      </w:r>
      <w:r w:rsidR="00BB065B">
        <w:rPr>
          <w:rFonts w:ascii="Arial" w:eastAsia="Arial" w:hAnsi="Arial" w:cs="Arial"/>
          <w:vertAlign w:val="superscript"/>
        </w:rPr>
        <w:t>2</w:t>
      </w:r>
      <w:r w:rsidR="00BB065B">
        <w:rPr>
          <w:rFonts w:ascii="Arial" w:eastAsia="Arial" w:hAnsi="Arial" w:cs="Arial"/>
          <w:vertAlign w:val="subscript"/>
        </w:rPr>
        <w:t xml:space="preserve">(1) </w:t>
      </w:r>
      <w:r w:rsidR="00BB065B">
        <w:rPr>
          <w:rFonts w:ascii="Arial" w:eastAsia="Arial" w:hAnsi="Arial" w:cs="Arial"/>
        </w:rPr>
        <w:t xml:space="preserve">= 23.04, P = 1.59e-6). Specifically, </w:t>
      </w:r>
      <w:r>
        <w:rPr>
          <w:rFonts w:ascii="Arial" w:eastAsia="Arial" w:hAnsi="Arial" w:cs="Arial"/>
        </w:rPr>
        <w:t xml:space="preserve">the </w:t>
      </w:r>
      <w:proofErr w:type="spellStart"/>
      <w:r>
        <w:rPr>
          <w:rFonts w:ascii="Arial" w:eastAsia="Arial" w:hAnsi="Arial" w:cs="Arial"/>
        </w:rPr>
        <w:t>pHC</w:t>
      </w:r>
      <w:proofErr w:type="spellEnd"/>
      <w:r>
        <w:rPr>
          <w:rFonts w:ascii="Arial" w:eastAsia="Arial" w:hAnsi="Arial" w:cs="Arial"/>
        </w:rPr>
        <w:t xml:space="preserve"> exhibited more fear memory reinstatement than the </w:t>
      </w:r>
      <w:proofErr w:type="spellStart"/>
      <w:r>
        <w:rPr>
          <w:rFonts w:ascii="Arial" w:eastAsia="Arial" w:hAnsi="Arial" w:cs="Arial"/>
        </w:rPr>
        <w:t>aHC</w:t>
      </w:r>
      <w:proofErr w:type="spellEnd"/>
      <w:r>
        <w:rPr>
          <w:rFonts w:ascii="Arial" w:eastAsia="Arial" w:hAnsi="Arial" w:cs="Arial"/>
        </w:rPr>
        <w:t xml:space="preserve"> (0.033, [0.003, 0.063], P</w:t>
      </w:r>
      <w:r>
        <w:rPr>
          <w:rFonts w:ascii="Arial" w:eastAsia="Arial" w:hAnsi="Arial" w:cs="Arial"/>
          <w:vertAlign w:val="subscript"/>
        </w:rPr>
        <w:t xml:space="preserve">FDR </w:t>
      </w:r>
      <w:r>
        <w:rPr>
          <w:rFonts w:ascii="Arial" w:eastAsia="Arial" w:hAnsi="Arial" w:cs="Arial"/>
        </w:rPr>
        <w:t xml:space="preserve">= 0.038), and the </w:t>
      </w:r>
      <w:proofErr w:type="spellStart"/>
      <w:r>
        <w:rPr>
          <w:rFonts w:ascii="Arial" w:eastAsia="Arial" w:hAnsi="Arial" w:cs="Arial"/>
        </w:rPr>
        <w:t>aHC</w:t>
      </w:r>
      <w:proofErr w:type="spellEnd"/>
      <w:r>
        <w:rPr>
          <w:rFonts w:ascii="Arial" w:eastAsia="Arial" w:hAnsi="Arial" w:cs="Arial"/>
        </w:rPr>
        <w:t xml:space="preserve"> exhibited more extinction memory reinstatement than the </w:t>
      </w:r>
      <w:proofErr w:type="spellStart"/>
      <w:r>
        <w:rPr>
          <w:rFonts w:ascii="Arial" w:eastAsia="Arial" w:hAnsi="Arial" w:cs="Arial"/>
        </w:rPr>
        <w:t>pHC</w:t>
      </w:r>
      <w:proofErr w:type="spellEnd"/>
      <w:r>
        <w:rPr>
          <w:rFonts w:ascii="Arial" w:eastAsia="Arial" w:hAnsi="Arial" w:cs="Arial"/>
        </w:rPr>
        <w:t xml:space="preserve"> (0.075, [0.046, 0.105], P</w:t>
      </w:r>
      <w:r>
        <w:rPr>
          <w:rFonts w:ascii="Arial" w:eastAsia="Arial" w:hAnsi="Arial" w:cs="Arial"/>
          <w:vertAlign w:val="subscript"/>
        </w:rPr>
        <w:t xml:space="preserve">FDR </w:t>
      </w:r>
      <w:r>
        <w:rPr>
          <w:rFonts w:ascii="Arial" w:eastAsia="Arial" w:hAnsi="Arial" w:cs="Arial"/>
        </w:rPr>
        <w:t>= 2.51e-6</w:t>
      </w:r>
      <w:ins w:id="261" w:author="gus hennings" w:date="2021-10-20T09:15:00Z">
        <w:r w:rsidR="007C0584">
          <w:rPr>
            <w:rFonts w:ascii="Arial" w:eastAsia="Arial" w:hAnsi="Arial" w:cs="Arial"/>
          </w:rPr>
          <w:t xml:space="preserve">; </w:t>
        </w:r>
      </w:ins>
      <w:del w:id="262" w:author="gus hennings" w:date="2021-10-20T09:15:00Z">
        <w:r w:rsidDel="007C0584">
          <w:rPr>
            <w:rFonts w:ascii="Arial" w:eastAsia="Arial" w:hAnsi="Arial" w:cs="Arial"/>
          </w:rPr>
          <w:delText>). (</w:delText>
        </w:r>
      </w:del>
      <w:r>
        <w:rPr>
          <w:rFonts w:ascii="Arial" w:eastAsia="Arial" w:hAnsi="Arial" w:cs="Arial"/>
          <w:b/>
        </w:rPr>
        <w:t>Fig</w:t>
      </w:r>
      <w:ins w:id="263" w:author="gus hennings" w:date="2021-10-21T12:13:00Z">
        <w:r w:rsidR="00BE731E">
          <w:rPr>
            <w:rFonts w:ascii="Arial" w:eastAsia="Arial" w:hAnsi="Arial" w:cs="Arial"/>
            <w:b/>
          </w:rPr>
          <w:t>ure</w:t>
        </w:r>
      </w:ins>
      <w:del w:id="264" w:author="gus hennings" w:date="2021-10-21T12:13:00Z">
        <w:r w:rsidDel="00BE731E">
          <w:rPr>
            <w:rFonts w:ascii="Arial" w:eastAsia="Arial" w:hAnsi="Arial" w:cs="Arial"/>
            <w:b/>
          </w:rPr>
          <w:delText>.</w:delText>
        </w:r>
      </w:del>
      <w:r>
        <w:rPr>
          <w:rFonts w:ascii="Arial" w:eastAsia="Arial" w:hAnsi="Arial" w:cs="Arial"/>
          <w:b/>
        </w:rPr>
        <w:t xml:space="preserve"> </w:t>
      </w:r>
      <w:r w:rsidR="00BB065B">
        <w:rPr>
          <w:rFonts w:ascii="Arial" w:eastAsia="Arial" w:hAnsi="Arial" w:cs="Arial"/>
          <w:b/>
        </w:rPr>
        <w:t>3</w:t>
      </w:r>
      <w:r>
        <w:rPr>
          <w:rFonts w:ascii="Arial" w:eastAsia="Arial" w:hAnsi="Arial" w:cs="Arial"/>
        </w:rPr>
        <w:t>). This double dissociation</w:t>
      </w:r>
      <w:r w:rsidR="00CE1143">
        <w:rPr>
          <w:rFonts w:ascii="Arial" w:eastAsia="Arial" w:hAnsi="Arial" w:cs="Arial"/>
        </w:rPr>
        <w:t xml:space="preserve"> was not observed in </w:t>
      </w:r>
      <w:r>
        <w:rPr>
          <w:rFonts w:ascii="Arial" w:eastAsia="Arial" w:hAnsi="Arial" w:cs="Arial"/>
        </w:rPr>
        <w:t>the PTSS group</w:t>
      </w:r>
      <w:r w:rsidR="00CE1143">
        <w:rPr>
          <w:rFonts w:ascii="Arial" w:eastAsia="Arial" w:hAnsi="Arial" w:cs="Arial"/>
        </w:rPr>
        <w:t xml:space="preserve"> (no significant </w:t>
      </w:r>
      <w:r w:rsidR="00CE1143">
        <w:rPr>
          <w:rFonts w:ascii="Arial" w:eastAsia="Arial" w:hAnsi="Arial" w:cs="Arial"/>
          <w:i/>
          <w:iCs/>
        </w:rPr>
        <w:t xml:space="preserve">encoding context * subfield </w:t>
      </w:r>
      <w:r w:rsidR="00CE1143">
        <w:rPr>
          <w:rFonts w:ascii="Arial" w:eastAsia="Arial" w:hAnsi="Arial" w:cs="Arial"/>
        </w:rPr>
        <w:t>interaction; X</w:t>
      </w:r>
      <w:r w:rsidR="00CE1143">
        <w:rPr>
          <w:rFonts w:ascii="Arial" w:eastAsia="Arial" w:hAnsi="Arial" w:cs="Arial"/>
          <w:vertAlign w:val="superscript"/>
        </w:rPr>
        <w:t>2</w:t>
      </w:r>
      <w:r w:rsidR="00CE1143">
        <w:rPr>
          <w:rFonts w:ascii="Arial" w:eastAsia="Arial" w:hAnsi="Arial" w:cs="Arial"/>
          <w:vertAlign w:val="subscript"/>
        </w:rPr>
        <w:t xml:space="preserve">(1) </w:t>
      </w:r>
      <w:r w:rsidR="00CE1143">
        <w:rPr>
          <w:rFonts w:ascii="Arial" w:eastAsia="Arial" w:hAnsi="Arial" w:cs="Arial"/>
        </w:rPr>
        <w:t>= 1.80, P = 0.19)</w:t>
      </w:r>
      <w:r>
        <w:rPr>
          <w:rFonts w:ascii="Arial" w:eastAsia="Arial" w:hAnsi="Arial" w:cs="Arial"/>
        </w:rPr>
        <w:t>. In t</w:t>
      </w:r>
      <w:ins w:id="265" w:author="gus hennings" w:date="2021-10-20T09:15:00Z">
        <w:r w:rsidR="007C0584">
          <w:rPr>
            <w:rFonts w:ascii="Arial" w:eastAsia="Arial" w:hAnsi="Arial" w:cs="Arial"/>
          </w:rPr>
          <w:t>his group</w:t>
        </w:r>
      </w:ins>
      <w:del w:id="266" w:author="gus hennings" w:date="2021-10-20T09:15:00Z">
        <w:r w:rsidDel="007C0584">
          <w:rPr>
            <w:rFonts w:ascii="Arial" w:eastAsia="Arial" w:hAnsi="Arial" w:cs="Arial"/>
          </w:rPr>
          <w:delText>hese participants</w:delText>
        </w:r>
      </w:del>
      <w:r>
        <w:rPr>
          <w:rFonts w:ascii="Arial" w:eastAsia="Arial" w:hAnsi="Arial" w:cs="Arial"/>
        </w:rPr>
        <w:t xml:space="preserve">, fear memories were biased towards the </w:t>
      </w:r>
      <w:proofErr w:type="spellStart"/>
      <w:r w:rsidR="00112D74">
        <w:rPr>
          <w:rFonts w:ascii="Arial" w:eastAsia="Arial" w:hAnsi="Arial" w:cs="Arial"/>
        </w:rPr>
        <w:t>pHC</w:t>
      </w:r>
      <w:proofErr w:type="spellEnd"/>
      <w:r w:rsidR="00112D74">
        <w:rPr>
          <w:rFonts w:ascii="Arial" w:eastAsia="Arial" w:hAnsi="Arial" w:cs="Arial"/>
        </w:rPr>
        <w:t xml:space="preserve"> </w:t>
      </w:r>
      <w:r>
        <w:rPr>
          <w:rFonts w:ascii="Arial" w:eastAsia="Arial" w:hAnsi="Arial" w:cs="Arial"/>
        </w:rPr>
        <w:t xml:space="preserve"> (0.034, [0.004, 0.063], P</w:t>
      </w:r>
      <w:r>
        <w:rPr>
          <w:rFonts w:ascii="Arial" w:eastAsia="Arial" w:hAnsi="Arial" w:cs="Arial"/>
          <w:vertAlign w:val="subscript"/>
        </w:rPr>
        <w:t xml:space="preserve">FDR </w:t>
      </w:r>
      <w:r>
        <w:rPr>
          <w:rFonts w:ascii="Arial" w:eastAsia="Arial" w:hAnsi="Arial" w:cs="Arial"/>
        </w:rPr>
        <w:t xml:space="preserve">= 0.038), but there was no preference </w:t>
      </w:r>
      <w:r w:rsidR="00112D74">
        <w:rPr>
          <w:rFonts w:ascii="Arial" w:eastAsia="Arial" w:hAnsi="Arial" w:cs="Arial"/>
        </w:rPr>
        <w:t xml:space="preserve">between the </w:t>
      </w:r>
      <w:proofErr w:type="spellStart"/>
      <w:r w:rsidR="00112D74">
        <w:rPr>
          <w:rFonts w:ascii="Arial" w:eastAsia="Arial" w:hAnsi="Arial" w:cs="Arial"/>
        </w:rPr>
        <w:t>aHC</w:t>
      </w:r>
      <w:proofErr w:type="spellEnd"/>
      <w:r w:rsidR="00112D74">
        <w:rPr>
          <w:rFonts w:ascii="Arial" w:eastAsia="Arial" w:hAnsi="Arial" w:cs="Arial"/>
        </w:rPr>
        <w:t xml:space="preserve"> and </w:t>
      </w:r>
      <w:proofErr w:type="spellStart"/>
      <w:r w:rsidR="00112D74">
        <w:rPr>
          <w:rFonts w:ascii="Arial" w:eastAsia="Arial" w:hAnsi="Arial" w:cs="Arial"/>
        </w:rPr>
        <w:t>pHC</w:t>
      </w:r>
      <w:proofErr w:type="spellEnd"/>
      <w:r w:rsidR="00112D74">
        <w:rPr>
          <w:rFonts w:ascii="Arial" w:eastAsia="Arial" w:hAnsi="Arial" w:cs="Arial"/>
        </w:rPr>
        <w:t xml:space="preserve"> </w:t>
      </w:r>
      <w:r>
        <w:rPr>
          <w:rFonts w:ascii="Arial" w:eastAsia="Arial" w:hAnsi="Arial" w:cs="Arial"/>
        </w:rPr>
        <w:t xml:space="preserve">for </w:t>
      </w:r>
      <w:r w:rsidR="00565D4D">
        <w:rPr>
          <w:rFonts w:ascii="Arial" w:eastAsia="Arial" w:hAnsi="Arial" w:cs="Arial"/>
        </w:rPr>
        <w:t>extinction</w:t>
      </w:r>
      <w:r>
        <w:rPr>
          <w:rFonts w:ascii="Arial" w:eastAsia="Arial" w:hAnsi="Arial" w:cs="Arial"/>
        </w:rPr>
        <w:t xml:space="preserve"> memories (-0.004, [-0.034, 0.026], P</w:t>
      </w:r>
      <w:r>
        <w:rPr>
          <w:rFonts w:ascii="Arial" w:eastAsia="Arial" w:hAnsi="Arial" w:cs="Arial"/>
          <w:vertAlign w:val="subscript"/>
        </w:rPr>
        <w:t xml:space="preserve">FDR </w:t>
      </w:r>
      <w:r>
        <w:rPr>
          <w:rFonts w:ascii="Arial" w:eastAsia="Arial" w:hAnsi="Arial" w:cs="Arial"/>
        </w:rPr>
        <w:t xml:space="preserve">= 0.80). The lack of extinction reinstatement in the </w:t>
      </w:r>
      <w:proofErr w:type="spellStart"/>
      <w:r w:rsidR="00E1346D">
        <w:rPr>
          <w:rFonts w:ascii="Arial" w:eastAsia="Arial" w:hAnsi="Arial" w:cs="Arial"/>
        </w:rPr>
        <w:t>aHC</w:t>
      </w:r>
      <w:proofErr w:type="spellEnd"/>
      <w:r>
        <w:rPr>
          <w:rFonts w:ascii="Arial" w:eastAsia="Arial" w:hAnsi="Arial" w:cs="Arial"/>
        </w:rPr>
        <w:t xml:space="preserve"> further supports the idea that the neural organization of safety memories is dysregulated in PTSS</w:t>
      </w:r>
      <w:del w:id="267" w:author="gus hennings" w:date="2021-10-20T09:16:00Z">
        <w:r w:rsidDel="007C0584">
          <w:rPr>
            <w:rFonts w:ascii="Arial" w:eastAsia="Arial" w:hAnsi="Arial" w:cs="Arial"/>
          </w:rPr>
          <w:delText xml:space="preserve"> as compared to healthy adults</w:delText>
        </w:r>
      </w:del>
      <w:r>
        <w:rPr>
          <w:rFonts w:ascii="Arial" w:eastAsia="Arial" w:hAnsi="Arial" w:cs="Arial"/>
        </w:rPr>
        <w:t>.</w:t>
      </w:r>
    </w:p>
    <w:p w14:paraId="4E1CBF14" w14:textId="68C7AF5A" w:rsidR="004E6367" w:rsidRPr="004E6367" w:rsidRDefault="004E6367">
      <w:pPr>
        <w:spacing w:line="480" w:lineRule="auto"/>
        <w:ind w:firstLine="720"/>
        <w:jc w:val="both"/>
        <w:rPr>
          <w:rFonts w:ascii="Arial" w:eastAsia="Arial" w:hAnsi="Arial" w:cs="Arial"/>
        </w:rPr>
      </w:pPr>
      <w:r>
        <w:rPr>
          <w:rFonts w:ascii="Arial" w:eastAsia="Arial" w:hAnsi="Arial" w:cs="Arial"/>
        </w:rPr>
        <w:t xml:space="preserve">As in the mPFC, we directly tested whether the pattern of emotional memory </w:t>
      </w:r>
      <w:r w:rsidR="00EF7F69">
        <w:rPr>
          <w:rFonts w:ascii="Arial" w:eastAsia="Arial" w:hAnsi="Arial" w:cs="Arial"/>
        </w:rPr>
        <w:t>reinstatement</w:t>
      </w:r>
      <w:r>
        <w:rPr>
          <w:rFonts w:ascii="Arial" w:eastAsia="Arial" w:hAnsi="Arial" w:cs="Arial"/>
        </w:rPr>
        <w:t xml:space="preserve"> observed along the long axis of the hippocampus differed between groups; that is,</w:t>
      </w:r>
      <w:r w:rsidRPr="004E6367">
        <w:rPr>
          <w:rFonts w:ascii="Arial" w:eastAsia="Arial" w:hAnsi="Arial" w:cs="Arial"/>
        </w:rPr>
        <w:t xml:space="preserve"> </w:t>
      </w:r>
      <w:r>
        <w:rPr>
          <w:rFonts w:ascii="Arial" w:eastAsia="Arial" w:hAnsi="Arial" w:cs="Arial"/>
        </w:rPr>
        <w:t>we compared the restatement</w:t>
      </w:r>
      <w:r w:rsidR="007A5705">
        <w:rPr>
          <w:rFonts w:ascii="Arial" w:eastAsia="Arial" w:hAnsi="Arial" w:cs="Arial"/>
        </w:rPr>
        <w:t xml:space="preserve"> in </w:t>
      </w:r>
      <w:proofErr w:type="spellStart"/>
      <w:r w:rsidR="007A5705">
        <w:rPr>
          <w:rFonts w:ascii="Arial" w:eastAsia="Arial" w:hAnsi="Arial" w:cs="Arial"/>
        </w:rPr>
        <w:t>aHC</w:t>
      </w:r>
      <w:proofErr w:type="spellEnd"/>
      <w:r w:rsidR="007A5705">
        <w:rPr>
          <w:rFonts w:ascii="Arial" w:eastAsia="Arial" w:hAnsi="Arial" w:cs="Arial"/>
        </w:rPr>
        <w:t xml:space="preserve"> vs. </w:t>
      </w:r>
      <w:proofErr w:type="spellStart"/>
      <w:r w:rsidR="007A5705">
        <w:rPr>
          <w:rFonts w:ascii="Arial" w:eastAsia="Arial" w:hAnsi="Arial" w:cs="Arial"/>
        </w:rPr>
        <w:t>pHC</w:t>
      </w:r>
      <w:proofErr w:type="spellEnd"/>
      <w:r>
        <w:rPr>
          <w:rFonts w:ascii="Arial" w:eastAsia="Arial" w:hAnsi="Arial" w:cs="Arial"/>
        </w:rPr>
        <w:t xml:space="preserve"> for each phase between </w:t>
      </w:r>
      <w:del w:id="268" w:author="gus hennings" w:date="2021-10-20T09:17:00Z">
        <w:r w:rsidDel="007C0584">
          <w:rPr>
            <w:rFonts w:ascii="Arial" w:eastAsia="Arial" w:hAnsi="Arial" w:cs="Arial"/>
          </w:rPr>
          <w:delText>healthy adults and individuals with PTSS</w:delText>
        </w:r>
      </w:del>
      <w:ins w:id="269" w:author="gus hennings" w:date="2021-10-20T09:17:00Z">
        <w:r w:rsidR="007C0584">
          <w:rPr>
            <w:rFonts w:ascii="Arial" w:eastAsia="Arial" w:hAnsi="Arial" w:cs="Arial"/>
          </w:rPr>
          <w:t>groups</w:t>
        </w:r>
      </w:ins>
      <w:r>
        <w:rPr>
          <w:rFonts w:ascii="Arial" w:eastAsia="Arial" w:hAnsi="Arial" w:cs="Arial"/>
        </w:rPr>
        <w:t>. As in the mPFC, the groups did not differ in their patterns of fear memory reinstatement (-5.84e-4, [-0.043, 0.041], P</w:t>
      </w:r>
      <w:r>
        <w:rPr>
          <w:rFonts w:ascii="Arial" w:eastAsia="Arial" w:hAnsi="Arial" w:cs="Arial"/>
          <w:vertAlign w:val="subscript"/>
        </w:rPr>
        <w:t>FDR</w:t>
      </w:r>
      <w:r>
        <w:rPr>
          <w:rFonts w:ascii="Arial" w:eastAsia="Arial" w:hAnsi="Arial" w:cs="Arial"/>
        </w:rPr>
        <w:t xml:space="preserve"> = 0.98); </w:t>
      </w:r>
      <w:r>
        <w:rPr>
          <w:rFonts w:ascii="Arial" w:eastAsia="Arial" w:hAnsi="Arial" w:cs="Arial"/>
        </w:rPr>
        <w:lastRenderedPageBreak/>
        <w:t>however</w:t>
      </w:r>
      <w:r w:rsidR="00117AFD">
        <w:rPr>
          <w:rFonts w:ascii="Arial" w:eastAsia="Arial" w:hAnsi="Arial" w:cs="Arial"/>
        </w:rPr>
        <w:t>,</w:t>
      </w:r>
      <w:r>
        <w:rPr>
          <w:rFonts w:ascii="Arial" w:eastAsia="Arial" w:hAnsi="Arial" w:cs="Arial"/>
        </w:rPr>
        <w:t xml:space="preserve"> there was a significant difference between </w:t>
      </w:r>
      <w:ins w:id="270" w:author="gus hennings" w:date="2021-10-20T09:17:00Z">
        <w:r w:rsidR="007C0584">
          <w:rPr>
            <w:rFonts w:ascii="Arial" w:eastAsia="Arial" w:hAnsi="Arial" w:cs="Arial"/>
          </w:rPr>
          <w:t xml:space="preserve">groups </w:t>
        </w:r>
      </w:ins>
      <w:del w:id="271" w:author="gus hennings" w:date="2021-10-20T09:17:00Z">
        <w:r w:rsidDel="007C0584">
          <w:rPr>
            <w:rFonts w:ascii="Arial" w:eastAsia="Arial" w:hAnsi="Arial" w:cs="Arial"/>
          </w:rPr>
          <w:delText xml:space="preserve">healthy adults and individuals with PTSS </w:delText>
        </w:r>
      </w:del>
      <w:r w:rsidR="007A5705">
        <w:rPr>
          <w:rFonts w:ascii="Arial" w:eastAsia="Arial" w:hAnsi="Arial" w:cs="Arial"/>
        </w:rPr>
        <w:t>in the</w:t>
      </w:r>
      <w:r>
        <w:rPr>
          <w:rFonts w:ascii="Arial" w:eastAsia="Arial" w:hAnsi="Arial" w:cs="Arial"/>
        </w:rPr>
        <w:t xml:space="preserve"> reinstatement</w:t>
      </w:r>
      <w:r w:rsidR="007A5705">
        <w:rPr>
          <w:rFonts w:ascii="Arial" w:eastAsia="Arial" w:hAnsi="Arial" w:cs="Arial"/>
        </w:rPr>
        <w:t xml:space="preserve"> of extinction memories</w:t>
      </w:r>
      <w:r>
        <w:rPr>
          <w:rFonts w:ascii="Arial" w:eastAsia="Arial" w:hAnsi="Arial" w:cs="Arial"/>
        </w:rPr>
        <w:t xml:space="preserve"> along the long axis of the hippocampus (0.079, [0.037, 0.121], P</w:t>
      </w:r>
      <w:r>
        <w:rPr>
          <w:rFonts w:ascii="Arial" w:eastAsia="Arial" w:hAnsi="Arial" w:cs="Arial"/>
          <w:vertAlign w:val="subscript"/>
        </w:rPr>
        <w:t>FDR</w:t>
      </w:r>
      <w:r>
        <w:rPr>
          <w:rFonts w:ascii="Arial" w:eastAsia="Arial" w:hAnsi="Arial" w:cs="Arial"/>
        </w:rPr>
        <w:t xml:space="preserve"> = 4.37e-4).</w:t>
      </w:r>
    </w:p>
    <w:p w14:paraId="268BAD4F" w14:textId="48DD13D4" w:rsidR="000F625B" w:rsidDel="007C0584" w:rsidRDefault="007C0584">
      <w:pPr>
        <w:spacing w:line="480" w:lineRule="auto"/>
        <w:jc w:val="center"/>
        <w:rPr>
          <w:del w:id="272" w:author="gus hennings" w:date="2021-10-20T09:17:00Z"/>
          <w:rFonts w:ascii="Arial" w:eastAsia="Arial" w:hAnsi="Arial" w:cs="Arial"/>
        </w:rPr>
      </w:pPr>
      <w:ins w:id="273" w:author="gus hennings" w:date="2021-10-20T09:17:00Z">
        <w:r>
          <w:rPr>
            <w:rFonts w:ascii="Arial" w:eastAsia="Arial" w:hAnsi="Arial" w:cs="Arial"/>
            <w:i/>
          </w:rPr>
          <w:tab/>
        </w:r>
      </w:ins>
    </w:p>
    <w:p w14:paraId="2E141202" w14:textId="77777777" w:rsidR="00FD322C" w:rsidDel="007C0584" w:rsidRDefault="00FD322C">
      <w:pPr>
        <w:spacing w:line="480" w:lineRule="auto"/>
        <w:ind w:firstLine="720"/>
        <w:jc w:val="both"/>
        <w:rPr>
          <w:del w:id="274" w:author="gus hennings" w:date="2021-10-20T09:17:00Z"/>
          <w:rFonts w:ascii="Arial" w:eastAsia="Arial" w:hAnsi="Arial" w:cs="Arial"/>
          <w:i/>
        </w:rPr>
      </w:pPr>
    </w:p>
    <w:p w14:paraId="0D1FA40C" w14:textId="6D3DD9EC" w:rsidR="000F625B" w:rsidRDefault="00B06370">
      <w:pPr>
        <w:spacing w:line="480" w:lineRule="auto"/>
        <w:jc w:val="both"/>
        <w:rPr>
          <w:rFonts w:ascii="Arial" w:eastAsia="Arial" w:hAnsi="Arial" w:cs="Arial"/>
        </w:rPr>
        <w:pPrChange w:id="275" w:author="gus hennings" w:date="2021-10-20T09:17:00Z">
          <w:pPr>
            <w:spacing w:line="480" w:lineRule="auto"/>
            <w:ind w:firstLine="720"/>
            <w:jc w:val="both"/>
          </w:pPr>
        </w:pPrChange>
      </w:pPr>
      <w:r>
        <w:rPr>
          <w:rFonts w:ascii="Arial" w:eastAsia="Arial" w:hAnsi="Arial" w:cs="Arial"/>
          <w:i/>
        </w:rPr>
        <w:t>Amygdala</w:t>
      </w:r>
      <w:r>
        <w:rPr>
          <w:rFonts w:ascii="Arial" w:eastAsia="Arial" w:hAnsi="Arial" w:cs="Arial"/>
        </w:rPr>
        <w:t xml:space="preserve">.  We also </w:t>
      </w:r>
      <w:ins w:id="276" w:author="gus hennings" w:date="2021-10-20T09:17:00Z">
        <w:r w:rsidR="000C0209">
          <w:rPr>
            <w:rFonts w:ascii="Arial" w:eastAsia="Arial" w:hAnsi="Arial" w:cs="Arial"/>
          </w:rPr>
          <w:t xml:space="preserve">probed the </w:t>
        </w:r>
      </w:ins>
      <w:del w:id="277" w:author="gus hennings" w:date="2021-10-20T09:17:00Z">
        <w:r w:rsidDel="000C0209">
          <w:rPr>
            <w:rFonts w:ascii="Arial" w:eastAsia="Arial" w:hAnsi="Arial" w:cs="Arial"/>
          </w:rPr>
          <w:delText xml:space="preserve">examined whether </w:delText>
        </w:r>
      </w:del>
      <w:r>
        <w:rPr>
          <w:rFonts w:ascii="Arial" w:eastAsia="Arial" w:hAnsi="Arial" w:cs="Arial"/>
        </w:rPr>
        <w:t xml:space="preserve">subfields of the amygdala </w:t>
      </w:r>
      <w:del w:id="278" w:author="gus hennings" w:date="2021-10-20T09:17:00Z">
        <w:r w:rsidDel="000C0209">
          <w:rPr>
            <w:rFonts w:ascii="Arial" w:eastAsia="Arial" w:hAnsi="Arial" w:cs="Arial"/>
          </w:rPr>
          <w:delText xml:space="preserve">exhibited </w:delText>
        </w:r>
      </w:del>
      <w:ins w:id="279" w:author="gus hennings" w:date="2021-10-20T09:17:00Z">
        <w:r w:rsidR="000C0209">
          <w:rPr>
            <w:rFonts w:ascii="Arial" w:eastAsia="Arial" w:hAnsi="Arial" w:cs="Arial"/>
          </w:rPr>
          <w:t xml:space="preserve">for </w:t>
        </w:r>
      </w:ins>
      <w:r w:rsidR="00EC03EC">
        <w:rPr>
          <w:rFonts w:ascii="Arial" w:eastAsia="Arial" w:hAnsi="Arial" w:cs="Arial"/>
        </w:rPr>
        <w:t xml:space="preserve">preferential </w:t>
      </w:r>
      <w:r>
        <w:rPr>
          <w:rFonts w:ascii="Arial" w:eastAsia="Arial" w:hAnsi="Arial" w:cs="Arial"/>
        </w:rPr>
        <w:t>reinstatement of CS+ items</w:t>
      </w:r>
      <w:r w:rsidR="002F1CF7">
        <w:rPr>
          <w:rFonts w:ascii="Arial" w:eastAsia="Arial" w:hAnsi="Arial" w:cs="Arial"/>
        </w:rPr>
        <w:t>. H</w:t>
      </w:r>
      <w:r>
        <w:rPr>
          <w:rFonts w:ascii="Arial" w:eastAsia="Arial" w:hAnsi="Arial" w:cs="Arial"/>
        </w:rPr>
        <w:t>owever</w:t>
      </w:r>
      <w:ins w:id="280" w:author="gus hennings" w:date="2021-10-20T09:18:00Z">
        <w:r w:rsidR="000C0209">
          <w:rPr>
            <w:rFonts w:ascii="Arial" w:eastAsia="Arial" w:hAnsi="Arial" w:cs="Arial"/>
          </w:rPr>
          <w:t>,</w:t>
        </w:r>
      </w:ins>
      <w:r>
        <w:rPr>
          <w:rFonts w:ascii="Arial" w:eastAsia="Arial" w:hAnsi="Arial" w:cs="Arial"/>
        </w:rPr>
        <w:t xml:space="preserve"> none was observed for any encoding context in any subfield, in either </w:t>
      </w:r>
      <w:del w:id="281" w:author="gus hennings" w:date="2021-10-20T09:18:00Z">
        <w:r w:rsidDel="000C0209">
          <w:rPr>
            <w:rFonts w:ascii="Arial" w:eastAsia="Arial" w:hAnsi="Arial" w:cs="Arial"/>
          </w:rPr>
          <w:delText>healthy adults or those with PTSS</w:delText>
        </w:r>
      </w:del>
      <w:ins w:id="282" w:author="gus hennings" w:date="2021-10-20T09:18:00Z">
        <w:r w:rsidR="000C0209">
          <w:rPr>
            <w:rFonts w:ascii="Arial" w:eastAsia="Arial" w:hAnsi="Arial" w:cs="Arial"/>
          </w:rPr>
          <w:t>group</w:t>
        </w:r>
      </w:ins>
      <w:r>
        <w:rPr>
          <w:rFonts w:ascii="Arial" w:eastAsia="Arial" w:hAnsi="Arial" w:cs="Arial"/>
        </w:rPr>
        <w:t xml:space="preserve"> (all P</w:t>
      </w:r>
      <w:r>
        <w:rPr>
          <w:rFonts w:ascii="Arial" w:eastAsia="Arial" w:hAnsi="Arial" w:cs="Arial"/>
          <w:vertAlign w:val="subscript"/>
        </w:rPr>
        <w:t>FDR</w:t>
      </w:r>
      <w:r>
        <w:rPr>
          <w:rFonts w:ascii="Arial" w:eastAsia="Arial" w:hAnsi="Arial" w:cs="Arial"/>
        </w:rPr>
        <w:t xml:space="preserve"> </w:t>
      </w:r>
      <w:r w:rsidR="006A68D9">
        <w:rPr>
          <w:rFonts w:ascii="Arial" w:eastAsia="Arial" w:hAnsi="Arial" w:cs="Arial"/>
        </w:rPr>
        <w:t>≥</w:t>
      </w:r>
      <w:r>
        <w:rPr>
          <w:rFonts w:ascii="Arial" w:eastAsia="Arial" w:hAnsi="Arial" w:cs="Arial"/>
        </w:rPr>
        <w:t xml:space="preserve"> 0.64). In addition, we did not observe any significant main effects or interactions in a linear mixed-effects model, and thus did not perform </w:t>
      </w:r>
      <w:del w:id="283" w:author="gus hennings" w:date="2021-10-20T09:18:00Z">
        <w:r w:rsidDel="000C0209">
          <w:rPr>
            <w:rFonts w:ascii="Arial" w:eastAsia="Arial" w:hAnsi="Arial" w:cs="Arial"/>
          </w:rPr>
          <w:delText xml:space="preserve">any </w:delText>
        </w:r>
      </w:del>
      <w:r>
        <w:rPr>
          <w:rFonts w:ascii="Arial" w:eastAsia="Arial" w:hAnsi="Arial" w:cs="Arial"/>
        </w:rPr>
        <w:t xml:space="preserve">other follow-up tests. </w:t>
      </w:r>
    </w:p>
    <w:p w14:paraId="73310CAA" w14:textId="2E38193C" w:rsidR="005128C1" w:rsidRPr="001E3193" w:rsidRDefault="00B06370" w:rsidP="001E3193">
      <w:pPr>
        <w:spacing w:line="480" w:lineRule="auto"/>
        <w:jc w:val="both"/>
        <w:rPr>
          <w:rFonts w:ascii="Arial" w:eastAsia="Arial" w:hAnsi="Arial" w:cs="Arial"/>
          <w:b/>
        </w:rPr>
      </w:pPr>
      <w:r>
        <w:rPr>
          <w:rFonts w:ascii="Arial" w:eastAsia="Arial" w:hAnsi="Arial" w:cs="Arial"/>
          <w:b/>
        </w:rPr>
        <w:t xml:space="preserve">MTL activity at retrieval predicts dissociable reinstatement in the </w:t>
      </w:r>
      <w:r w:rsidR="00E857B6">
        <w:rPr>
          <w:rFonts w:ascii="Arial" w:eastAsia="Arial" w:hAnsi="Arial" w:cs="Arial"/>
          <w:b/>
        </w:rPr>
        <w:t>mPFC.</w:t>
      </w:r>
    </w:p>
    <w:p w14:paraId="7286D483" w14:textId="1F6D140F" w:rsidR="000F625B" w:rsidRDefault="00B06370" w:rsidP="00135133">
      <w:pPr>
        <w:spacing w:line="480" w:lineRule="auto"/>
        <w:ind w:firstLine="720"/>
        <w:jc w:val="both"/>
        <w:rPr>
          <w:rFonts w:ascii="Arial" w:eastAsia="Arial" w:hAnsi="Arial" w:cs="Arial"/>
        </w:rPr>
      </w:pPr>
      <w:r>
        <w:rPr>
          <w:rFonts w:ascii="Arial" w:eastAsia="Arial" w:hAnsi="Arial" w:cs="Arial"/>
          <w:i/>
        </w:rPr>
        <w:t>Univariate activity.</w:t>
      </w:r>
      <w:r>
        <w:rPr>
          <w:rFonts w:ascii="Arial" w:eastAsia="Arial" w:hAnsi="Arial" w:cs="Arial"/>
        </w:rPr>
        <w:t xml:space="preserve"> Our </w:t>
      </w:r>
      <w:r>
        <w:rPr>
          <w:rFonts w:ascii="Arial" w:eastAsia="Arial" w:hAnsi="Arial" w:cs="Arial"/>
          <w:i/>
        </w:rPr>
        <w:t>a priori</w:t>
      </w:r>
      <w:r>
        <w:rPr>
          <w:rFonts w:ascii="Arial" w:eastAsia="Arial" w:hAnsi="Arial" w:cs="Arial"/>
        </w:rPr>
        <w:t xml:space="preserve"> analysis in the mPFC showed that healthy adults exhibited a double dissociation of emotional memory reinstatement. What determines in which area of the mPFC a particular item is reinstated</w:t>
      </w:r>
      <w:r w:rsidR="001E3193">
        <w:rPr>
          <w:rFonts w:ascii="Arial" w:eastAsia="Arial" w:hAnsi="Arial" w:cs="Arial"/>
        </w:rPr>
        <w:t xml:space="preserve">? The hippocampus and amygdala both contain discrete but spatially intermixed populations of neurons that code for fear and </w:t>
      </w:r>
      <w:r w:rsidR="000745D2">
        <w:rPr>
          <w:rFonts w:ascii="Arial" w:eastAsia="Arial" w:hAnsi="Arial" w:cs="Arial"/>
        </w:rPr>
        <w:t xml:space="preserve">extinction </w:t>
      </w:r>
      <w:r w:rsidR="002512CB">
        <w:rPr>
          <w:rFonts w:ascii="Arial" w:eastAsia="Arial" w:hAnsi="Arial" w:cs="Arial"/>
        </w:rPr>
        <w:fldChar w:fldCharType="begin"/>
      </w:r>
      <w:r w:rsidR="00C06015">
        <w:rPr>
          <w:rFonts w:ascii="Arial" w:eastAsia="Arial" w:hAnsi="Arial" w:cs="Arial"/>
        </w:rPr>
        <w:instrText xml:space="preserve"> ADDIN ZOTERO_ITEM CSL_CITATION {"citationID":"RIiUqxo9","properties":{"formattedCitation":"\\super 10,32,54\\nosupersub{}","plainCitation":"10,32,54","noteIndex":0},"citationItems":[{"id":1166,"uris":["http://zotero.org/users/7734491/items/7URRXYR8"],"uri":["http://zotero.org/users/7734491/items/7URRXYR8"],"itemData":{"id":1166,"type":"article-journal","abstract":"Learned fear often relapses after extinction, suggesting that extinction training generates a new memory that coexists with the original fear memory; however, the mechanisms governing the expression of competing fear and extinction memories remain unclear. We used activity-dependent neural tagging to investigate representations of fear and extinction memories in the dentate gyrus. We demonstrate that extinction training suppresses reactivation of contextual fear engram cells while activating a second ensemble, a putative extinction engram. Optogenetic inhibition of neurons that were active during extinction training increased fear after extinction training, whereas silencing neurons that were active during fear training reduced spontaneous recovery of fear. Optogenetic stimulation of fear acquisition neurons increased fear, while stimulation of extinction neurons suppressed fear and prevented spontaneous recovery. Our results indicate that the hippocampus generates a fear extinction representation and that interactions between hippocampal fear and extinction representations govern the suppression and relapse of fear after extinction.","container-title":"Nature Neuroscience","DOI":"10.1038/s41593-019-0361-z","ISSN":"15461726","issue":"5","note":"PMID: 30936555\npublisher: Nature Publishing Group\nCitation Key: Lacagnina2019","page":"753-761","title":"Distinct hippocampal engrams control extinction and relapse of fear memory","URL":"https://www.nature.com/articles/s41593-019-0361-z","volume":"22","author":[{"family":"Lacagnina","given":"Anthony F."},{"family":"Brockway","given":"Emma T."},{"family":"Crovetti","given":"Chelsea R."},{"family":"Shue","given":"Francis"},{"family":"McCarty","given":"Meredith J."},{"family":"Sattler","given":"Kevin P."},{"family":"Lim","given":"Sean C."},{"family":"Santos","given":"Sofia Leal"},{"family":"Denny","given":"Christine A."},{"family":"Drew","given":"Michael R."}],"accessed":{"date-parts":[["2020",6,23]]},"issued":{"date-parts":[["2019",5,1]]}}},{"id":1029,"uris":["http://zotero.org/users/7734491/items/24XSDRCN"],"uri":["http://zotero.org/users/7734491/items/24XSDRCN"],"itemData":{"id":1029,"type":"article-journal","abstract":"Memories are acquired and encoded within large-scale neuronal networks spanning different brain areas. The anatomical and functional specificity of such long-range interactions and their role in learning is poorly understood. The amygdala and the medial prefrontal cortex (mPFC) are interconnected brain structures involved in the extinction of conditioned fear. Here, we show that a defined subpopulation of basal amygdala (BA) projection neurons targeting the prelimbic (PL) subdivision of mPFC is active during states of high fear, whereas BA neurons targeting the infralimbic (IL) subdivision are recruited, and exhibit cell-type-specific plasticity, during fear extinction. Pathway-specific optogenetic manipulations demonstrate that the activity balance between pathways is causally involved in fear extinction. Together, our findings demonstrate that, although intermingled locally, long-range connectivity defines distinct subpopulations of amygdala projection neurons and indicate that the formation of long-term extinction memories depends on the balance of activity between two defined amygdala-prefrontal pathways. © 2014 Elsevier Inc.","container-title":"Neuron","DOI":"10.1016/j.neuron.2013.11.006","ISSN":"08966273","issue":"2","note":"PMID: 24462103\nCitation Key: Senn2014","page":"428-437","title":"Long-range connectivity defines behavioral specificity of amygdala neurons","URL":"https://linkinghub.elsevier.com/retrieve/pii/S0896627313010404","volume":"81","author":[{"family":"Senn","given":"Verena"},{"family":"Wolff","given":"Steffen B.E."},{"family":"Herry","given":"Cyril"},{"family":"Grenier","given":"François"},{"family":"Ehrlich","given":"Ingrid"},{"family":"Gründemann","given":"Jan"},{"family":"Fadok","given":"Jonathan P."},{"family":"Müller","given":"Christian"},{"family":"Letzkus","given":"Johannes J."},{"family":"Lüthi","given":"Andreas"}],"accessed":{"date-parts":[["2019",5,6]]},"issued":{"date-parts":[["2014",1]]}}},{"id":1851,"uris":["http://zotero.org/users/7734491/items/XZ3CVPVW"],"uri":["http://zotero.org/users/7734491/items/XZ3CVPVW"],"itemData":{"id":1851,"type":"article-journal","container-title":"Neuron","DOI":"10.1016/j.neuron.2019.12.025","ISSN":"0896-6273","issue":"6","journalAbbreviation":"Neuron","language":"English","note":"publisher: Elsevier\nPMID: 31952856","page":"1077-1093.e7","source":"www-cell-com.ezproxy.lib.utexas.edu","title":"Amygdala Reward Neurons Form and Store Fear Extinction Memory","URL":"http://www.cell.com/neuron/abstract/S0896-6273(19)31091-8","volume":"105","author":[{"family":"Zhang","given":"Xiangyu"},{"family":"Kim","given":"Joshua"},{"family":"Tonegawa","given":"Susumu"}],"accessed":{"date-parts":[["2021",5,24]]},"issued":{"date-parts":[["2020",3,18]]}}}],"schema":"https://github.com/citation-style-language/schema/raw/master/csl-citation.json"} </w:instrText>
      </w:r>
      <w:r w:rsidR="002512CB">
        <w:rPr>
          <w:rFonts w:ascii="Arial" w:eastAsia="Arial" w:hAnsi="Arial" w:cs="Arial"/>
        </w:rPr>
        <w:fldChar w:fldCharType="separate"/>
      </w:r>
      <w:r w:rsidR="00C06015" w:rsidRPr="00C06015">
        <w:rPr>
          <w:rFonts w:ascii="Arial" w:hAnsi="Arial" w:cs="Arial"/>
          <w:szCs w:val="24"/>
          <w:vertAlign w:val="superscript"/>
        </w:rPr>
        <w:t>10,32,54</w:t>
      </w:r>
      <w:r w:rsidR="002512CB">
        <w:rPr>
          <w:rFonts w:ascii="Arial" w:eastAsia="Arial" w:hAnsi="Arial" w:cs="Arial"/>
        </w:rPr>
        <w:fldChar w:fldCharType="end"/>
      </w:r>
      <w:r w:rsidR="000745D2">
        <w:rPr>
          <w:rFonts w:ascii="Arial" w:eastAsia="Arial" w:hAnsi="Arial" w:cs="Arial"/>
        </w:rPr>
        <w:t>. S</w:t>
      </w:r>
      <w:r w:rsidR="001E3193">
        <w:rPr>
          <w:rFonts w:ascii="Arial" w:eastAsia="Arial" w:hAnsi="Arial" w:cs="Arial"/>
        </w:rPr>
        <w:t>hifts in activity between these populations balance</w:t>
      </w:r>
      <w:del w:id="284" w:author="gus hennings" w:date="2021-10-20T09:19:00Z">
        <w:r w:rsidR="001E3193" w:rsidDel="000C0209">
          <w:rPr>
            <w:rFonts w:ascii="Arial" w:eastAsia="Arial" w:hAnsi="Arial" w:cs="Arial"/>
          </w:rPr>
          <w:delText>s</w:delText>
        </w:r>
      </w:del>
      <w:r w:rsidR="001E3193">
        <w:rPr>
          <w:rFonts w:ascii="Arial" w:eastAsia="Arial" w:hAnsi="Arial" w:cs="Arial"/>
        </w:rPr>
        <w:t xml:space="preserve"> the behavioral expression </w:t>
      </w:r>
      <w:r w:rsidR="000745D2">
        <w:rPr>
          <w:rFonts w:ascii="Arial" w:eastAsia="Arial" w:hAnsi="Arial" w:cs="Arial"/>
        </w:rPr>
        <w:t>of</w:t>
      </w:r>
      <w:r w:rsidR="001E3193">
        <w:rPr>
          <w:rFonts w:ascii="Arial" w:eastAsia="Arial" w:hAnsi="Arial" w:cs="Arial"/>
        </w:rPr>
        <w:t xml:space="preserve"> </w:t>
      </w:r>
      <w:r w:rsidR="000745D2">
        <w:rPr>
          <w:rFonts w:ascii="Arial" w:eastAsia="Arial" w:hAnsi="Arial" w:cs="Arial"/>
        </w:rPr>
        <w:t xml:space="preserve">emotional </w:t>
      </w:r>
      <w:r w:rsidR="001E3193">
        <w:rPr>
          <w:rFonts w:ascii="Arial" w:eastAsia="Arial" w:hAnsi="Arial" w:cs="Arial"/>
        </w:rPr>
        <w:t>memories</w:t>
      </w:r>
      <w:r w:rsidR="000745D2">
        <w:rPr>
          <w:rFonts w:ascii="Arial" w:eastAsia="Arial" w:hAnsi="Arial" w:cs="Arial"/>
        </w:rPr>
        <w:t xml:space="preserve">, in part  through </w:t>
      </w:r>
      <w:r w:rsidR="00620657">
        <w:rPr>
          <w:rFonts w:ascii="Arial" w:eastAsia="Arial" w:hAnsi="Arial" w:cs="Arial"/>
        </w:rPr>
        <w:t xml:space="preserve">their differing </w:t>
      </w:r>
      <w:r w:rsidR="000745D2">
        <w:rPr>
          <w:rFonts w:ascii="Arial" w:eastAsia="Arial" w:hAnsi="Arial" w:cs="Arial"/>
        </w:rPr>
        <w:t>long-range connections with the mPFC</w:t>
      </w:r>
      <w:r w:rsidR="002512CB">
        <w:rPr>
          <w:rFonts w:ascii="Arial" w:eastAsia="Arial" w:hAnsi="Arial" w:cs="Arial"/>
        </w:rPr>
        <w:t xml:space="preserve"> </w:t>
      </w:r>
      <w:r w:rsidR="002512CB">
        <w:rPr>
          <w:rFonts w:ascii="Arial" w:eastAsia="Arial" w:hAnsi="Arial" w:cs="Arial"/>
        </w:rPr>
        <w:fldChar w:fldCharType="begin"/>
      </w:r>
      <w:r w:rsidR="00C06015">
        <w:rPr>
          <w:rFonts w:ascii="Arial" w:eastAsia="Arial" w:hAnsi="Arial" w:cs="Arial"/>
        </w:rPr>
        <w:instrText xml:space="preserve"> ADDIN ZOTERO_ITEM CSL_CITATION {"citationID":"L8r74egA","properties":{"formattedCitation":"\\super 10,23,27\\nosupersub{}","plainCitation":"10,23,27","noteIndex":0},"citationItems":[{"id":821,"uris":["http://zotero.org/users/7734491/items/8AQ4CV3U"],"uri":["http://zotero.org/users/7734491/items/8AQ4CV3U"],"itemData":{"id":821,"type":"article-journal","abstract":"The medial prefrontal cortex (mPFC) has been implicated in the extinction of emotional memories, including conditioned fear. We found that ventral hippocampal (vHPC) projections to the infralimbic (IL) cortex recruited parvalbumin-expressing interneurons to counter the expression of extinguished fear and promote fear relapse. Whole-cell recordings ex vivo revealed that optogenetic activation of vHPC input to amygdala-projecting pyramidal neurons in the IL was dominated by feed-forward inhibition. Selectively silencing parvalbumin-expressing, but not somatostatin-expressing, interneurons in the IL eliminated vHPC-mediated inhibition. In behaving rats, pharmacogenetic activation of vHPC→IL projections impaired extinction recall, whereas silencing IL projectors diminished fear renewal. Intra-IL infusion of GABA receptor agonists or antagonists, respectively, reproduced these effects. Together, our findings describe a previously unknown circuit mechanism for the contextual control of fear, and indicate that vHPC-mediated inhibition of IL is an essential neural substrate for fear relapse.","container-title":"Nature Neuroscience","DOI":"10.1038/s41593-018-0073-9","ISSN":"15461726","issue":"3","note":"PMID: 29403033\nCitation Key: Marek2018\nISBN: 4159301800","page":"384-392","title":"Hippocampus-driven feed-forward inhibition of the prefrontal cortex mediates relapse of extinguished fear","volume":"21","author":[{"family":"Marek","given":"Roger"},{"family":"Jin","given":"Jingji"},{"family":"Goode","given":"Travis D."},{"family":"Giustino","given":"Thomas F."},{"family":"Wang","given":"Qian"},{"family":"Acca","given":"Gillian M."},{"family":"Holehonnur","given":"Roopashri"},{"family":"Ploski","given":"Jonathan E."},{"family":"Fitzgerald","given":"Paul J."},{"family":"Lynagh","given":"Timothy"},{"family":"Lynch","given":"Joseph W."},{"family":"Maren","given":"Stephen"},{"family":"Sah","given":"Pankaj"}],"accessed":{"date-parts":[["2018",5,2]]},"issued":{"date-parts":[["2018"]]}}},{"id":1029,"uris":["http://zotero.org/users/7734491/items/24XSDRCN"],"uri":["http://zotero.org/users/7734491/items/24XSDRCN"],"itemData":{"id":1029,"type":"article-journal","abstract":"Memories are acquired and encoded within large-scale neuronal networks spanning different brain areas. The anatomical and functional specificity of such long-range interactions and their role in learning is poorly understood. The amygdala and the medial prefrontal cortex (mPFC) are interconnected brain structures involved in the extinction of conditioned fear. Here, we show that a defined subpopulation of basal amygdala (BA) projection neurons targeting the prelimbic (PL) subdivision of mPFC is active during states of high fear, whereas BA neurons targeting the infralimbic (IL) subdivision are recruited, and exhibit cell-type-specific plasticity, during fear extinction. Pathway-specific optogenetic manipulations demonstrate that the activity balance between pathways is causally involved in fear extinction. Together, our findings demonstrate that, although intermingled locally, long-range connectivity defines distinct subpopulations of amygdala projection neurons and indicate that the formation of long-term extinction memories depends on the balance of activity between two defined amygdala-prefrontal pathways. © 2014 Elsevier Inc.","container-title":"Neuron","DOI":"10.1016/j.neuron.2013.11.006","ISSN":"08966273","issue":"2","note":"PMID: 24462103\nCitation Key: Senn2014","page":"428-437","title":"Long-range connectivity defines behavioral specificity of amygdala neurons","URL":"https://linkinghub.elsevier.com/retrieve/pii/S0896627313010404","volume":"81","author":[{"family":"Senn","given":"Verena"},{"family":"Wolff","given":"Steffen B.E."},{"family":"Herry","given":"Cyril"},{"family":"Grenier","given":"François"},{"family":"Ehrlich","given":"Ingrid"},{"family":"Gründemann","given":"Jan"},{"family":"Fadok","given":"Jonathan P."},{"family":"Müller","given":"Christian"},{"family":"Letzkus","given":"Johannes J."},{"family":"Lüthi","given":"Andreas"}],"accessed":{"date-parts":[["2019",5,6]]},"issued":{"date-parts":[["2014",1]]}}},{"id":1394,"uris":["http://zotero.org/users/7734491/items/YR3F7UXZ"],"uri":["http://zotero.org/users/7734491/items/YR3F7UXZ"],"itemData":{"id":1394,"type":"article-journal","abstract":"The prefrontal cortex (PFC) regulates emotional responses, but it is unclear how PFC integrates diverse inputs to select the appropriate response. We therefore evaluated the contribution of basolateral amygdala (BLA) and ventral hippocampus (vHPC) inputs to fear signaling in the prelimbic (PL) cortex, a PFC region critical for the expression of conditioned fear. In conditioned rats trained to press for food, BLA inactivation decreased the activity of projection cells in PL, and reduced PL conditioned tone responses. In contrast, vHPC inactivation decreased activity of interneurons in PL and increased PL conditioned tone responses. Consistent with hippocampal gating of fear after extinction, vHPC inactivation increased fear and PL pyramidal activity in extinguished, but not in conditioned, rats. These results suggest a prefrontal circuit whereby hippocampus gates amygdala-based fear. Thus, deficient hippocampal inhibition of PFC may underlie emotional disorders, especially in light of reduced hippocampal volume observed in depression and PTSD.","container-title":"Neuron","DOI":"10.1016/j.neuron.2012.09.028","ISSN":"08966273","issue":"4","note":"PMID: 23177964\npublisher: Elsevier","page":"804-812","title":"Gating of Fear in Prelimbic Cortex by Hippocampal and Amygdala Inputs","URL":"http://www.cell.com.ezproxy.lib.utexas.edu/article/S0896627312008811/fulltext","volume":"76","author":[{"family":"Sotres-Bayon","given":"Francisco"},{"family":"Sierra-Mercado","given":"Demetrio"},{"family":"Pardilla-Delgado","given":"Enmanuelle"},{"family":"Quirk","given":"Gregory J."}],"accessed":{"date-parts":[["2020",11,10]]},"issued":{"date-parts":[["2012",11,21]]}}}],"schema":"https://github.com/citation-style-language/schema/raw/master/csl-citation.json"} </w:instrText>
      </w:r>
      <w:r w:rsidR="002512CB">
        <w:rPr>
          <w:rFonts w:ascii="Arial" w:eastAsia="Arial" w:hAnsi="Arial" w:cs="Arial"/>
        </w:rPr>
        <w:fldChar w:fldCharType="separate"/>
      </w:r>
      <w:r w:rsidR="00C06015" w:rsidRPr="00C06015">
        <w:rPr>
          <w:rFonts w:ascii="Arial" w:hAnsi="Arial" w:cs="Arial"/>
          <w:szCs w:val="24"/>
          <w:vertAlign w:val="superscript"/>
        </w:rPr>
        <w:t>10,23,27</w:t>
      </w:r>
      <w:r w:rsidR="002512CB">
        <w:rPr>
          <w:rFonts w:ascii="Arial" w:eastAsia="Arial" w:hAnsi="Arial" w:cs="Arial"/>
        </w:rPr>
        <w:fldChar w:fldCharType="end"/>
      </w:r>
      <w:r w:rsidR="000745D2" w:rsidRPr="00254ABE">
        <w:rPr>
          <w:rFonts w:ascii="Arial" w:eastAsia="Arial" w:hAnsi="Arial" w:cs="Arial"/>
          <w:lang w:val="fr-FR"/>
        </w:rPr>
        <w:t xml:space="preserve">. </w:t>
      </w:r>
      <w:r w:rsidR="00620657">
        <w:rPr>
          <w:rFonts w:ascii="Arial" w:eastAsia="Arial" w:hAnsi="Arial" w:cs="Arial"/>
        </w:rPr>
        <w:t>R</w:t>
      </w:r>
      <w:r w:rsidR="001E3193">
        <w:rPr>
          <w:rFonts w:ascii="Arial" w:eastAsia="Arial" w:hAnsi="Arial" w:cs="Arial"/>
        </w:rPr>
        <w:t>egion</w:t>
      </w:r>
      <w:r w:rsidR="00620657">
        <w:rPr>
          <w:rFonts w:ascii="Arial" w:eastAsia="Arial" w:hAnsi="Arial" w:cs="Arial"/>
        </w:rPr>
        <w:t>s</w:t>
      </w:r>
      <w:r w:rsidR="001E3193">
        <w:rPr>
          <w:rFonts w:ascii="Arial" w:eastAsia="Arial" w:hAnsi="Arial" w:cs="Arial"/>
        </w:rPr>
        <w:t xml:space="preserve"> </w:t>
      </w:r>
      <w:r w:rsidR="003C2EAE">
        <w:rPr>
          <w:rFonts w:ascii="Arial" w:eastAsia="Arial" w:hAnsi="Arial" w:cs="Arial"/>
        </w:rPr>
        <w:t xml:space="preserve">that </w:t>
      </w:r>
      <w:r w:rsidR="001E3193">
        <w:rPr>
          <w:rFonts w:ascii="Arial" w:eastAsia="Arial" w:hAnsi="Arial" w:cs="Arial"/>
        </w:rPr>
        <w:t xml:space="preserve">exhibit bi-directional control over </w:t>
      </w:r>
      <w:r w:rsidR="000745D2">
        <w:rPr>
          <w:rFonts w:ascii="Arial" w:eastAsia="Arial" w:hAnsi="Arial" w:cs="Arial"/>
        </w:rPr>
        <w:t>the expression</w:t>
      </w:r>
      <w:r w:rsidR="001E3193">
        <w:rPr>
          <w:rFonts w:ascii="Arial" w:eastAsia="Arial" w:hAnsi="Arial" w:cs="Arial"/>
        </w:rPr>
        <w:t xml:space="preserve"> of emotional memories could be crucial for </w:t>
      </w:r>
      <w:del w:id="285" w:author="gus hennings" w:date="2021-10-20T09:19:00Z">
        <w:r w:rsidR="001E3193" w:rsidDel="000C0209">
          <w:rPr>
            <w:rFonts w:ascii="Arial" w:eastAsia="Arial" w:hAnsi="Arial" w:cs="Arial"/>
          </w:rPr>
          <w:delText xml:space="preserve">the </w:delText>
        </w:r>
      </w:del>
      <w:r w:rsidR="001E3193">
        <w:rPr>
          <w:rFonts w:ascii="Arial" w:eastAsia="Arial" w:hAnsi="Arial" w:cs="Arial"/>
        </w:rPr>
        <w:t xml:space="preserve">proper regulation of fear and </w:t>
      </w:r>
      <w:r w:rsidR="00620657">
        <w:rPr>
          <w:rFonts w:ascii="Arial" w:eastAsia="Arial" w:hAnsi="Arial" w:cs="Arial"/>
        </w:rPr>
        <w:t xml:space="preserve">extinction </w:t>
      </w:r>
      <w:r w:rsidR="001E3193">
        <w:rPr>
          <w:rFonts w:ascii="Arial" w:eastAsia="Arial" w:hAnsi="Arial" w:cs="Arial"/>
        </w:rPr>
        <w:t>in humans.</w:t>
      </w:r>
      <w:r w:rsidR="000745D2">
        <w:rPr>
          <w:rFonts w:ascii="Arial" w:eastAsia="Arial" w:hAnsi="Arial" w:cs="Arial"/>
        </w:rPr>
        <w:t xml:space="preserve"> Thus, o</w:t>
      </w:r>
      <w:r>
        <w:rPr>
          <w:rFonts w:ascii="Arial" w:eastAsia="Arial" w:hAnsi="Arial" w:cs="Arial"/>
        </w:rPr>
        <w:t xml:space="preserve">n a trial-by-trial basis, we assessed whether neural activity </w:t>
      </w:r>
      <w:del w:id="286" w:author="gus hennings" w:date="2021-10-20T09:19:00Z">
        <w:r w:rsidR="00135133" w:rsidDel="000C0209">
          <w:rPr>
            <w:rFonts w:ascii="Arial" w:eastAsia="Arial" w:hAnsi="Arial" w:cs="Arial"/>
          </w:rPr>
          <w:delText xml:space="preserve">levels </w:delText>
        </w:r>
      </w:del>
      <w:r>
        <w:rPr>
          <w:rFonts w:ascii="Arial" w:eastAsia="Arial" w:hAnsi="Arial" w:cs="Arial"/>
        </w:rPr>
        <w:t xml:space="preserve">in the subfields of the hippocampus and amygdala predicted the </w:t>
      </w:r>
      <w:r w:rsidR="000745D2">
        <w:rPr>
          <w:rFonts w:ascii="Arial" w:eastAsia="Arial" w:hAnsi="Arial" w:cs="Arial"/>
        </w:rPr>
        <w:t>location of</w:t>
      </w:r>
      <w:r>
        <w:rPr>
          <w:rFonts w:ascii="Arial" w:eastAsia="Arial" w:hAnsi="Arial" w:cs="Arial"/>
        </w:rPr>
        <w:t xml:space="preserve"> reinstatement between our two mPFC regions (vmPFC and dACC). We restricted our analysis to CS items from conditioning and extinction as our time points of interest.</w:t>
      </w:r>
    </w:p>
    <w:p w14:paraId="39938B31" w14:textId="5553D4A1" w:rsidR="000F625B" w:rsidRDefault="00B06370" w:rsidP="002C10AC">
      <w:pPr>
        <w:spacing w:line="480" w:lineRule="auto"/>
        <w:ind w:firstLine="720"/>
        <w:jc w:val="both"/>
        <w:rPr>
          <w:rFonts w:ascii="Arial" w:eastAsia="Arial" w:hAnsi="Arial" w:cs="Arial"/>
        </w:rPr>
      </w:pPr>
      <w:bookmarkStart w:id="287" w:name="_gjdgxs" w:colFirst="0" w:colLast="0"/>
      <w:bookmarkEnd w:id="287"/>
      <w:r>
        <w:rPr>
          <w:rFonts w:ascii="Arial" w:eastAsia="Arial" w:hAnsi="Arial" w:cs="Arial"/>
        </w:rPr>
        <w:t xml:space="preserve">We found that all subfields were significant predictors of reinstatement location, such that increases in </w:t>
      </w:r>
      <w:r w:rsidR="00F0101F">
        <w:rPr>
          <w:rFonts w:ascii="Arial" w:eastAsia="Arial" w:hAnsi="Arial" w:cs="Arial"/>
        </w:rPr>
        <w:t>MTL</w:t>
      </w:r>
      <w:r>
        <w:rPr>
          <w:rFonts w:ascii="Arial" w:eastAsia="Arial" w:hAnsi="Arial" w:cs="Arial"/>
        </w:rPr>
        <w:t xml:space="preserve"> activity</w:t>
      </w:r>
      <w:r w:rsidR="00FA454B">
        <w:rPr>
          <w:rFonts w:ascii="Arial" w:eastAsia="Arial" w:hAnsi="Arial" w:cs="Arial"/>
        </w:rPr>
        <w:t xml:space="preserve"> at the time of memory </w:t>
      </w:r>
      <w:r w:rsidR="0060655F">
        <w:rPr>
          <w:rFonts w:ascii="Arial" w:eastAsia="Arial" w:hAnsi="Arial" w:cs="Arial"/>
        </w:rPr>
        <w:t>retrieval predicted more</w:t>
      </w:r>
      <w:r>
        <w:rPr>
          <w:rFonts w:ascii="Arial" w:eastAsia="Arial" w:hAnsi="Arial" w:cs="Arial"/>
        </w:rPr>
        <w:t xml:space="preserve"> reinstatement in the dACC (</w:t>
      </w:r>
      <w:proofErr w:type="spellStart"/>
      <w:r>
        <w:rPr>
          <w:rFonts w:ascii="Arial" w:eastAsia="Arial" w:hAnsi="Arial" w:cs="Arial"/>
        </w:rPr>
        <w:t>pHC</w:t>
      </w:r>
      <w:proofErr w:type="spellEnd"/>
      <w:r>
        <w:rPr>
          <w:rFonts w:ascii="Arial" w:eastAsia="Arial" w:hAnsi="Arial" w:cs="Arial"/>
        </w:rPr>
        <w:t>: X</w:t>
      </w:r>
      <w:r>
        <w:rPr>
          <w:rFonts w:ascii="Arial" w:eastAsia="Arial" w:hAnsi="Arial" w:cs="Arial"/>
          <w:vertAlign w:val="superscript"/>
        </w:rPr>
        <w:t>2</w:t>
      </w:r>
      <w:r>
        <w:rPr>
          <w:rFonts w:ascii="Arial" w:eastAsia="Arial" w:hAnsi="Arial" w:cs="Arial"/>
          <w:vertAlign w:val="subscript"/>
        </w:rPr>
        <w:t xml:space="preserve">(1) </w:t>
      </w:r>
      <w:r>
        <w:rPr>
          <w:rFonts w:ascii="Arial" w:eastAsia="Arial" w:hAnsi="Arial" w:cs="Arial"/>
        </w:rPr>
        <w:t>= 54.7, P = 1.38e-13, slope = -1.8e-3; HC body: X</w:t>
      </w:r>
      <w:r>
        <w:rPr>
          <w:rFonts w:ascii="Arial" w:eastAsia="Arial" w:hAnsi="Arial" w:cs="Arial"/>
          <w:vertAlign w:val="superscript"/>
        </w:rPr>
        <w:t>2</w:t>
      </w:r>
      <w:r>
        <w:rPr>
          <w:rFonts w:ascii="Arial" w:eastAsia="Arial" w:hAnsi="Arial" w:cs="Arial"/>
          <w:vertAlign w:val="subscript"/>
        </w:rPr>
        <w:t>(1)</w:t>
      </w:r>
      <w:r>
        <w:rPr>
          <w:rFonts w:ascii="Arial" w:eastAsia="Arial" w:hAnsi="Arial" w:cs="Arial"/>
        </w:rPr>
        <w:t xml:space="preserve"> = 68.2, P = 1.48e-16, slope = -2.49e-3; </w:t>
      </w:r>
      <w:proofErr w:type="spellStart"/>
      <w:r>
        <w:rPr>
          <w:rFonts w:ascii="Arial" w:eastAsia="Arial" w:hAnsi="Arial" w:cs="Arial"/>
        </w:rPr>
        <w:t>aHC</w:t>
      </w:r>
      <w:proofErr w:type="spellEnd"/>
      <w:r>
        <w:rPr>
          <w:rFonts w:ascii="Arial" w:eastAsia="Arial" w:hAnsi="Arial" w:cs="Arial"/>
        </w:rPr>
        <w:t>: X</w:t>
      </w:r>
      <w:r>
        <w:rPr>
          <w:rFonts w:ascii="Arial" w:eastAsia="Arial" w:hAnsi="Arial" w:cs="Arial"/>
          <w:vertAlign w:val="superscript"/>
        </w:rPr>
        <w:t>2</w:t>
      </w:r>
      <w:r>
        <w:rPr>
          <w:rFonts w:ascii="Arial" w:eastAsia="Arial" w:hAnsi="Arial" w:cs="Arial"/>
          <w:vertAlign w:val="subscript"/>
        </w:rPr>
        <w:t>(1)</w:t>
      </w:r>
      <w:r>
        <w:rPr>
          <w:rFonts w:ascii="Arial" w:eastAsia="Arial" w:hAnsi="Arial" w:cs="Arial"/>
        </w:rPr>
        <w:t xml:space="preserve"> = 46.8, P = 8.00e-12, slope = -1.7e-3; BLA: X</w:t>
      </w:r>
      <w:r>
        <w:rPr>
          <w:rFonts w:ascii="Arial" w:eastAsia="Arial" w:hAnsi="Arial" w:cs="Arial"/>
          <w:vertAlign w:val="superscript"/>
        </w:rPr>
        <w:t>2</w:t>
      </w:r>
      <w:r>
        <w:rPr>
          <w:rFonts w:ascii="Arial" w:eastAsia="Arial" w:hAnsi="Arial" w:cs="Arial"/>
          <w:vertAlign w:val="subscript"/>
        </w:rPr>
        <w:t>(1)</w:t>
      </w:r>
      <w:r>
        <w:rPr>
          <w:rFonts w:ascii="Arial" w:eastAsia="Arial" w:hAnsi="Arial" w:cs="Arial"/>
        </w:rPr>
        <w:t xml:space="preserve"> = 26.7, P = 2.39e-7, slope = -1.45e-3; </w:t>
      </w:r>
      <w:proofErr w:type="spellStart"/>
      <w:r>
        <w:rPr>
          <w:rFonts w:ascii="Arial" w:eastAsia="Arial" w:hAnsi="Arial" w:cs="Arial"/>
        </w:rPr>
        <w:t>CeM</w:t>
      </w:r>
      <w:proofErr w:type="spellEnd"/>
      <w:r>
        <w:rPr>
          <w:rFonts w:ascii="Arial" w:eastAsia="Arial" w:hAnsi="Arial" w:cs="Arial"/>
        </w:rPr>
        <w:t>: X</w:t>
      </w:r>
      <w:r>
        <w:rPr>
          <w:rFonts w:ascii="Arial" w:eastAsia="Arial" w:hAnsi="Arial" w:cs="Arial"/>
          <w:vertAlign w:val="superscript"/>
        </w:rPr>
        <w:t>2</w:t>
      </w:r>
      <w:r>
        <w:rPr>
          <w:rFonts w:ascii="Arial" w:eastAsia="Arial" w:hAnsi="Arial" w:cs="Arial"/>
          <w:vertAlign w:val="subscript"/>
        </w:rPr>
        <w:t>(1)</w:t>
      </w:r>
      <w:r>
        <w:rPr>
          <w:rFonts w:ascii="Arial" w:eastAsia="Arial" w:hAnsi="Arial" w:cs="Arial"/>
        </w:rPr>
        <w:t xml:space="preserve"> = 19.5, P = 1.01e-5, slope = -6.90e-4). Additionally, we observed several interactions </w:t>
      </w:r>
      <w:ins w:id="288" w:author="gus hennings" w:date="2021-10-21T10:03:00Z">
        <w:r w:rsidR="006E4796">
          <w:rPr>
            <w:rFonts w:ascii="Arial" w:eastAsia="Arial" w:hAnsi="Arial" w:cs="Arial"/>
          </w:rPr>
          <w:t>in</w:t>
        </w:r>
      </w:ins>
      <w:del w:id="289" w:author="gus hennings" w:date="2021-10-21T10:03:00Z">
        <w:r w:rsidDel="006E4796">
          <w:rPr>
            <w:rFonts w:ascii="Arial" w:eastAsia="Arial" w:hAnsi="Arial" w:cs="Arial"/>
          </w:rPr>
          <w:delText xml:space="preserve">with </w:delText>
        </w:r>
        <w:r w:rsidR="00FA454B" w:rsidDel="006E4796">
          <w:rPr>
            <w:rFonts w:ascii="Arial" w:eastAsia="Arial" w:hAnsi="Arial" w:cs="Arial"/>
          </w:rPr>
          <w:delText>the</w:delText>
        </w:r>
      </w:del>
      <w:r w:rsidR="00FA454B">
        <w:rPr>
          <w:rFonts w:ascii="Arial" w:eastAsia="Arial" w:hAnsi="Arial" w:cs="Arial"/>
        </w:rPr>
        <w:t xml:space="preserve"> </w:t>
      </w:r>
      <w:r>
        <w:rPr>
          <w:rFonts w:ascii="Arial" w:eastAsia="Arial" w:hAnsi="Arial" w:cs="Arial"/>
        </w:rPr>
        <w:t>hippocampal subfields</w:t>
      </w:r>
      <w:r w:rsidR="00FA454B">
        <w:rPr>
          <w:rFonts w:ascii="Arial" w:eastAsia="Arial" w:hAnsi="Arial" w:cs="Arial"/>
        </w:rPr>
        <w:t xml:space="preserve">, </w:t>
      </w:r>
      <w:ins w:id="290" w:author="gus hennings" w:date="2021-10-21T10:01:00Z">
        <w:r w:rsidR="002C10AC">
          <w:rPr>
            <w:rFonts w:ascii="Arial" w:eastAsia="Arial" w:hAnsi="Arial" w:cs="Arial"/>
          </w:rPr>
          <w:t xml:space="preserve">such that this effect was stronger for all CS+ items in the </w:t>
        </w:r>
        <w:proofErr w:type="spellStart"/>
        <w:r w:rsidR="002C10AC">
          <w:rPr>
            <w:rFonts w:ascii="Arial" w:eastAsia="Arial" w:hAnsi="Arial" w:cs="Arial"/>
          </w:rPr>
          <w:lastRenderedPageBreak/>
          <w:t>pHC</w:t>
        </w:r>
        <w:proofErr w:type="spellEnd"/>
        <w:r w:rsidR="002C10AC">
          <w:rPr>
            <w:rFonts w:ascii="Arial" w:eastAsia="Arial" w:hAnsi="Arial" w:cs="Arial"/>
          </w:rPr>
          <w:t xml:space="preserve"> compared to CS-</w:t>
        </w:r>
      </w:ins>
      <w:ins w:id="291" w:author="gus hennings" w:date="2021-10-21T10:02:00Z">
        <w:r w:rsidR="002C10AC">
          <w:rPr>
            <w:rFonts w:ascii="Arial" w:eastAsia="Arial" w:hAnsi="Arial" w:cs="Arial"/>
          </w:rPr>
          <w:t xml:space="preserve"> (</w:t>
        </w:r>
        <w:proofErr w:type="spellStart"/>
        <w:r w:rsidR="002C10AC">
          <w:rPr>
            <w:rFonts w:ascii="Arial" w:eastAsia="Arial" w:hAnsi="Arial" w:cs="Arial"/>
            <w:i/>
          </w:rPr>
          <w:t>pHC</w:t>
        </w:r>
        <w:proofErr w:type="spellEnd"/>
        <w:r w:rsidR="002C10AC">
          <w:rPr>
            <w:rFonts w:ascii="Arial" w:eastAsia="Arial" w:hAnsi="Arial" w:cs="Arial"/>
            <w:i/>
          </w:rPr>
          <w:t xml:space="preserve"> </w:t>
        </w:r>
        <w:r w:rsidR="002C10AC">
          <w:rPr>
            <w:rFonts w:ascii="Arial" w:eastAsia="Arial" w:hAnsi="Arial" w:cs="Arial"/>
          </w:rPr>
          <w:t xml:space="preserve">* </w:t>
        </w:r>
        <w:r w:rsidR="002C10AC">
          <w:rPr>
            <w:rFonts w:ascii="Arial" w:eastAsia="Arial" w:hAnsi="Arial" w:cs="Arial"/>
            <w:i/>
          </w:rPr>
          <w:t>CS</w:t>
        </w:r>
        <w:r w:rsidR="002C10AC">
          <w:rPr>
            <w:rFonts w:ascii="Arial" w:eastAsia="Arial" w:hAnsi="Arial" w:cs="Arial"/>
          </w:rPr>
          <w:t xml:space="preserve"> </w:t>
        </w:r>
        <w:r w:rsidR="002C10AC">
          <w:rPr>
            <w:rFonts w:ascii="Arial" w:eastAsia="Arial" w:hAnsi="Arial" w:cs="Arial"/>
            <w:i/>
          </w:rPr>
          <w:t xml:space="preserve">type </w:t>
        </w:r>
        <w:r w:rsidR="002C10AC" w:rsidRPr="00550C9C">
          <w:rPr>
            <w:rFonts w:ascii="Arial" w:eastAsia="Arial" w:hAnsi="Arial" w:cs="Arial"/>
            <w:iCs/>
          </w:rPr>
          <w:t>interaction</w:t>
        </w:r>
      </w:ins>
      <w:ins w:id="292" w:author="gus hennings" w:date="2021-10-21T10:03:00Z">
        <w:r w:rsidR="002C10AC">
          <w:rPr>
            <w:rFonts w:ascii="Arial" w:eastAsia="Arial" w:hAnsi="Arial" w:cs="Arial"/>
            <w:i/>
          </w:rPr>
          <w:t>:</w:t>
        </w:r>
      </w:ins>
      <w:ins w:id="293" w:author="gus hennings" w:date="2021-10-21T10:02:00Z">
        <w:r w:rsidR="002C10AC">
          <w:rPr>
            <w:rFonts w:ascii="Arial" w:eastAsia="Arial" w:hAnsi="Arial" w:cs="Arial"/>
            <w:i/>
          </w:rPr>
          <w:t xml:space="preserve"> </w:t>
        </w:r>
        <w:r w:rsidR="002C10AC">
          <w:rPr>
            <w:rFonts w:ascii="Arial" w:eastAsia="Arial" w:hAnsi="Arial" w:cs="Arial"/>
          </w:rPr>
          <w:t>X</w:t>
        </w:r>
        <w:r w:rsidR="002C10AC">
          <w:rPr>
            <w:rFonts w:ascii="Arial" w:eastAsia="Arial" w:hAnsi="Arial" w:cs="Arial"/>
            <w:vertAlign w:val="superscript"/>
          </w:rPr>
          <w:t>2</w:t>
        </w:r>
        <w:r w:rsidR="002C10AC">
          <w:rPr>
            <w:rFonts w:ascii="Arial" w:eastAsia="Arial" w:hAnsi="Arial" w:cs="Arial"/>
            <w:vertAlign w:val="subscript"/>
          </w:rPr>
          <w:t>(1)</w:t>
        </w:r>
        <w:r w:rsidR="002C10AC">
          <w:rPr>
            <w:rFonts w:ascii="Arial" w:eastAsia="Arial" w:hAnsi="Arial" w:cs="Arial"/>
          </w:rPr>
          <w:t xml:space="preserve"> = 11.2, P = 8.3e-4)</w:t>
        </w:r>
      </w:ins>
      <w:ins w:id="294" w:author="gus hennings" w:date="2021-10-21T10:01:00Z">
        <w:r w:rsidR="002C10AC">
          <w:rPr>
            <w:rFonts w:ascii="Arial" w:eastAsia="Arial" w:hAnsi="Arial" w:cs="Arial"/>
          </w:rPr>
          <w:t>, and was selective for conditioning CS+ items in the body of the hippocampus</w:t>
        </w:r>
      </w:ins>
      <w:del w:id="295" w:author="gus hennings" w:date="2021-10-21T10:01:00Z">
        <w:r w:rsidR="00FA454B" w:rsidDel="002C10AC">
          <w:rPr>
            <w:rFonts w:ascii="Arial" w:eastAsia="Arial" w:hAnsi="Arial" w:cs="Arial"/>
          </w:rPr>
          <w:delText xml:space="preserve">see </w:delText>
        </w:r>
        <w:r w:rsidR="00FA454B" w:rsidRPr="00FA454B" w:rsidDel="002C10AC">
          <w:rPr>
            <w:rFonts w:ascii="Arial" w:eastAsia="Arial" w:hAnsi="Arial" w:cs="Arial"/>
            <w:b/>
            <w:bCs/>
          </w:rPr>
          <w:delText>Supplementary Results</w:delText>
        </w:r>
      </w:del>
      <w:ins w:id="296" w:author="gus hennings" w:date="2021-10-21T10:02:00Z">
        <w:r w:rsidR="002C10AC">
          <w:rPr>
            <w:rFonts w:ascii="Arial" w:eastAsia="Arial" w:hAnsi="Arial" w:cs="Arial"/>
          </w:rPr>
          <w:t xml:space="preserve"> </w:t>
        </w:r>
      </w:ins>
      <w:ins w:id="297" w:author="gus hennings" w:date="2021-10-21T10:03:00Z">
        <w:r w:rsidR="002C10AC">
          <w:rPr>
            <w:rFonts w:ascii="Arial" w:eastAsia="Arial" w:hAnsi="Arial" w:cs="Arial"/>
          </w:rPr>
          <w:t>(</w:t>
        </w:r>
      </w:ins>
      <w:ins w:id="298" w:author="gus hennings" w:date="2021-10-21T10:02:00Z">
        <w:r w:rsidR="002C10AC">
          <w:rPr>
            <w:rFonts w:ascii="Arial" w:eastAsia="Arial" w:hAnsi="Arial" w:cs="Arial"/>
          </w:rPr>
          <w:t xml:space="preserve">significant </w:t>
        </w:r>
        <w:r w:rsidR="002C10AC">
          <w:rPr>
            <w:rFonts w:ascii="Arial" w:eastAsia="Arial" w:hAnsi="Arial" w:cs="Arial"/>
            <w:i/>
          </w:rPr>
          <w:t xml:space="preserve">HC body </w:t>
        </w:r>
        <w:r w:rsidR="002C10AC">
          <w:rPr>
            <w:rFonts w:ascii="Arial" w:eastAsia="Arial" w:hAnsi="Arial" w:cs="Arial"/>
          </w:rPr>
          <w:t xml:space="preserve">* </w:t>
        </w:r>
        <w:r w:rsidR="002C10AC">
          <w:rPr>
            <w:rFonts w:ascii="Arial" w:eastAsia="Arial" w:hAnsi="Arial" w:cs="Arial"/>
            <w:i/>
          </w:rPr>
          <w:t xml:space="preserve">CS type </w:t>
        </w:r>
        <w:r w:rsidR="002C10AC">
          <w:rPr>
            <w:rFonts w:ascii="Arial" w:eastAsia="Arial" w:hAnsi="Arial" w:cs="Arial"/>
          </w:rPr>
          <w:t xml:space="preserve">* </w:t>
        </w:r>
        <w:r w:rsidR="002C10AC">
          <w:rPr>
            <w:rFonts w:ascii="Arial" w:eastAsia="Arial" w:hAnsi="Arial" w:cs="Arial"/>
            <w:i/>
          </w:rPr>
          <w:t xml:space="preserve">encoding context </w:t>
        </w:r>
        <w:r w:rsidR="002C10AC">
          <w:rPr>
            <w:rFonts w:ascii="Arial" w:eastAsia="Arial" w:hAnsi="Arial" w:cs="Arial"/>
          </w:rPr>
          <w:t>interaction</w:t>
        </w:r>
      </w:ins>
      <w:ins w:id="299" w:author="gus hennings" w:date="2021-10-21T10:03:00Z">
        <w:r w:rsidR="002C10AC">
          <w:rPr>
            <w:rFonts w:ascii="Arial" w:eastAsia="Arial" w:hAnsi="Arial" w:cs="Arial"/>
          </w:rPr>
          <w:t xml:space="preserve">: </w:t>
        </w:r>
      </w:ins>
      <w:ins w:id="300" w:author="gus hennings" w:date="2021-10-21T10:02:00Z">
        <w:r w:rsidR="002C10AC">
          <w:rPr>
            <w:rFonts w:ascii="Arial" w:eastAsia="Arial" w:hAnsi="Arial" w:cs="Arial"/>
          </w:rPr>
          <w:t>X</w:t>
        </w:r>
        <w:r w:rsidR="002C10AC">
          <w:rPr>
            <w:rFonts w:ascii="Arial" w:eastAsia="Arial" w:hAnsi="Arial" w:cs="Arial"/>
            <w:vertAlign w:val="superscript"/>
          </w:rPr>
          <w:t>2</w:t>
        </w:r>
        <w:r w:rsidR="002C10AC">
          <w:rPr>
            <w:rFonts w:ascii="Arial" w:eastAsia="Arial" w:hAnsi="Arial" w:cs="Arial"/>
            <w:vertAlign w:val="subscript"/>
          </w:rPr>
          <w:t>(1)</w:t>
        </w:r>
        <w:r w:rsidR="002C10AC">
          <w:rPr>
            <w:rFonts w:ascii="Arial" w:eastAsia="Arial" w:hAnsi="Arial" w:cs="Arial"/>
          </w:rPr>
          <w:t xml:space="preserve"> = 5.46, P = 0.019)</w:t>
        </w:r>
      </w:ins>
      <w:ins w:id="301" w:author="gus hennings" w:date="2021-10-21T10:03:00Z">
        <w:r w:rsidR="002C10AC">
          <w:rPr>
            <w:rFonts w:ascii="Arial" w:eastAsia="Arial" w:hAnsi="Arial" w:cs="Arial"/>
          </w:rPr>
          <w:t>.</w:t>
        </w:r>
      </w:ins>
      <w:del w:id="302" w:author="gus hennings" w:date="2021-10-21T10:02:00Z">
        <w:r w:rsidDel="002C10AC">
          <w:rPr>
            <w:rFonts w:ascii="Arial" w:eastAsia="Arial" w:hAnsi="Arial" w:cs="Arial"/>
          </w:rPr>
          <w:delText>.</w:delText>
        </w:r>
      </w:del>
    </w:p>
    <w:p w14:paraId="6C4FBC54" w14:textId="55F5D486" w:rsidR="000F625B" w:rsidRDefault="0042408A">
      <w:pPr>
        <w:spacing w:line="480" w:lineRule="auto"/>
        <w:ind w:firstLine="720"/>
        <w:jc w:val="both"/>
        <w:rPr>
          <w:rFonts w:ascii="Arial" w:eastAsia="Arial" w:hAnsi="Arial" w:cs="Arial"/>
        </w:rPr>
      </w:pPr>
      <w:r>
        <w:rPr>
          <w:rFonts w:ascii="Arial" w:eastAsia="Arial" w:hAnsi="Arial" w:cs="Arial"/>
          <w:i/>
        </w:rPr>
        <w:t>MTL</w:t>
      </w:r>
      <w:r w:rsidR="00B06370">
        <w:rPr>
          <w:rFonts w:ascii="Arial" w:eastAsia="Arial" w:hAnsi="Arial" w:cs="Arial"/>
          <w:i/>
        </w:rPr>
        <w:t xml:space="preserve"> reinstatement. </w:t>
      </w:r>
      <w:r w:rsidR="005F16CA">
        <w:rPr>
          <w:rFonts w:ascii="Arial" w:eastAsia="Arial" w:hAnsi="Arial" w:cs="Arial"/>
          <w:iCs/>
        </w:rPr>
        <w:t>Having established that overall activity in the MTL predicts</w:t>
      </w:r>
      <w:r w:rsidR="0060655F">
        <w:rPr>
          <w:rFonts w:ascii="Arial" w:eastAsia="Arial" w:hAnsi="Arial" w:cs="Arial"/>
          <w:iCs/>
        </w:rPr>
        <w:t xml:space="preserve"> more</w:t>
      </w:r>
      <w:r w:rsidR="005F16CA">
        <w:rPr>
          <w:rFonts w:ascii="Arial" w:eastAsia="Arial" w:hAnsi="Arial" w:cs="Arial"/>
          <w:iCs/>
        </w:rPr>
        <w:t xml:space="preserve"> reinstatement in the dACC, </w:t>
      </w:r>
      <w:r w:rsidR="00B06370">
        <w:rPr>
          <w:rFonts w:ascii="Arial" w:eastAsia="Arial" w:hAnsi="Arial" w:cs="Arial"/>
        </w:rPr>
        <w:t xml:space="preserve">we </w:t>
      </w:r>
      <w:r w:rsidR="005F16CA">
        <w:rPr>
          <w:rFonts w:ascii="Arial" w:eastAsia="Arial" w:hAnsi="Arial" w:cs="Arial"/>
        </w:rPr>
        <w:t xml:space="preserve">next </w:t>
      </w:r>
      <w:r w:rsidR="00B06370">
        <w:rPr>
          <w:rFonts w:ascii="Arial" w:eastAsia="Arial" w:hAnsi="Arial" w:cs="Arial"/>
        </w:rPr>
        <w:t>conducted a similar set of analyses in which trial-by-trial reinstatement was used to predict the mPFC difference in reinstatement.</w:t>
      </w:r>
      <w:r w:rsidR="00740213">
        <w:rPr>
          <w:rFonts w:ascii="Arial" w:eastAsia="Arial" w:hAnsi="Arial" w:cs="Arial"/>
        </w:rPr>
        <w:t xml:space="preserve"> The </w:t>
      </w:r>
      <w:r w:rsidR="005128C1">
        <w:rPr>
          <w:rFonts w:ascii="Arial" w:eastAsia="Arial" w:hAnsi="Arial" w:cs="Arial"/>
        </w:rPr>
        <w:t xml:space="preserve">hypothesis </w:t>
      </w:r>
      <w:r w:rsidR="00740213">
        <w:rPr>
          <w:rFonts w:ascii="Arial" w:eastAsia="Arial" w:hAnsi="Arial" w:cs="Arial"/>
        </w:rPr>
        <w:t xml:space="preserve">for what </w:t>
      </w:r>
      <w:r w:rsidR="007F7D26">
        <w:rPr>
          <w:rFonts w:ascii="Arial" w:eastAsia="Arial" w:hAnsi="Arial" w:cs="Arial"/>
        </w:rPr>
        <w:t xml:space="preserve">MTL </w:t>
      </w:r>
      <w:r w:rsidR="00740213">
        <w:rPr>
          <w:rFonts w:ascii="Arial" w:eastAsia="Arial" w:hAnsi="Arial" w:cs="Arial"/>
        </w:rPr>
        <w:t xml:space="preserve">reinstatement will predict is not automatically </w:t>
      </w:r>
      <w:r w:rsidR="0047304B">
        <w:rPr>
          <w:rFonts w:ascii="Arial" w:eastAsia="Arial" w:hAnsi="Arial" w:cs="Arial"/>
        </w:rPr>
        <w:t>the same as</w:t>
      </w:r>
      <w:del w:id="303" w:author="gus hennings" w:date="2021-10-20T09:26:00Z">
        <w:r w:rsidR="0047304B" w:rsidDel="000C0209">
          <w:rPr>
            <w:rFonts w:ascii="Arial" w:eastAsia="Arial" w:hAnsi="Arial" w:cs="Arial"/>
          </w:rPr>
          <w:delText xml:space="preserve"> what was observed for</w:delText>
        </w:r>
      </w:del>
      <w:r w:rsidR="0047304B">
        <w:rPr>
          <w:rFonts w:ascii="Arial" w:eastAsia="Arial" w:hAnsi="Arial" w:cs="Arial"/>
        </w:rPr>
        <w:t xml:space="preserve"> univariate activity</w:t>
      </w:r>
      <w:r w:rsidR="007F7D26">
        <w:rPr>
          <w:rFonts w:ascii="Arial" w:eastAsia="Arial" w:hAnsi="Arial" w:cs="Arial"/>
        </w:rPr>
        <w:t>, as t</w:t>
      </w:r>
      <w:r w:rsidR="005128C1">
        <w:rPr>
          <w:rFonts w:ascii="Arial" w:eastAsia="Arial" w:hAnsi="Arial" w:cs="Arial"/>
        </w:rPr>
        <w:t xml:space="preserve">he information present in a </w:t>
      </w:r>
      <w:r w:rsidR="0060655F">
        <w:rPr>
          <w:rFonts w:ascii="Arial" w:eastAsia="Arial" w:hAnsi="Arial" w:cs="Arial"/>
        </w:rPr>
        <w:t xml:space="preserve">spatial </w:t>
      </w:r>
      <w:r w:rsidR="005128C1">
        <w:rPr>
          <w:rFonts w:ascii="Arial" w:eastAsia="Arial" w:hAnsi="Arial" w:cs="Arial"/>
        </w:rPr>
        <w:t xml:space="preserve">pattern of activity differs from the </w:t>
      </w:r>
      <w:r w:rsidR="007F7D26">
        <w:rPr>
          <w:rFonts w:ascii="Arial" w:eastAsia="Arial" w:hAnsi="Arial" w:cs="Arial"/>
        </w:rPr>
        <w:t>mean</w:t>
      </w:r>
      <w:r w:rsidR="0060655F">
        <w:rPr>
          <w:rFonts w:ascii="Arial" w:eastAsia="Arial" w:hAnsi="Arial" w:cs="Arial"/>
        </w:rPr>
        <w:t xml:space="preserve"> </w:t>
      </w:r>
      <w:r w:rsidR="002512CB">
        <w:rPr>
          <w:rFonts w:ascii="Arial" w:eastAsia="Arial" w:hAnsi="Arial" w:cs="Arial"/>
        </w:rPr>
        <w:t>activity</w:t>
      </w:r>
      <w:r w:rsidR="0060655F">
        <w:rPr>
          <w:rFonts w:ascii="Arial" w:eastAsia="Arial" w:hAnsi="Arial" w:cs="Arial"/>
        </w:rPr>
        <w:t xml:space="preserve"> </w:t>
      </w:r>
      <w:r w:rsidR="005128C1">
        <w:rPr>
          <w:rFonts w:ascii="Arial" w:eastAsia="Arial" w:hAnsi="Arial" w:cs="Arial"/>
        </w:rPr>
        <w:t xml:space="preserve">across that pattern. </w:t>
      </w:r>
      <w:r w:rsidR="00B06370">
        <w:rPr>
          <w:rFonts w:ascii="Arial" w:eastAsia="Arial" w:hAnsi="Arial" w:cs="Arial"/>
        </w:rPr>
        <w:t>Item-specific memory reinstatement in three subfields was predictive of reinstatement in different regions of the mPFC (</w:t>
      </w:r>
      <w:r w:rsidR="00B06370">
        <w:rPr>
          <w:rFonts w:ascii="Arial" w:eastAsia="Arial" w:hAnsi="Arial" w:cs="Arial"/>
          <w:b/>
        </w:rPr>
        <w:t>Fig</w:t>
      </w:r>
      <w:ins w:id="304" w:author="gus hennings" w:date="2021-10-21T12:13:00Z">
        <w:r w:rsidR="00BE731E">
          <w:rPr>
            <w:rFonts w:ascii="Arial" w:eastAsia="Arial" w:hAnsi="Arial" w:cs="Arial"/>
            <w:b/>
          </w:rPr>
          <w:t>ure</w:t>
        </w:r>
      </w:ins>
      <w:del w:id="305" w:author="gus hennings" w:date="2021-10-21T12:13:00Z">
        <w:r w:rsidR="00B06370" w:rsidDel="00BE731E">
          <w:rPr>
            <w:rFonts w:ascii="Arial" w:eastAsia="Arial" w:hAnsi="Arial" w:cs="Arial"/>
            <w:b/>
          </w:rPr>
          <w:delText>.</w:delText>
        </w:r>
      </w:del>
      <w:r w:rsidR="00B06370">
        <w:rPr>
          <w:rFonts w:ascii="Arial" w:eastAsia="Arial" w:hAnsi="Arial" w:cs="Arial"/>
          <w:b/>
        </w:rPr>
        <w:t xml:space="preserve"> 4</w:t>
      </w:r>
      <w:r w:rsidR="00B06370">
        <w:rPr>
          <w:rFonts w:ascii="Arial" w:eastAsia="Arial" w:hAnsi="Arial" w:cs="Arial"/>
        </w:rPr>
        <w:t xml:space="preserve">). Greater reinstatement in the </w:t>
      </w:r>
      <w:proofErr w:type="spellStart"/>
      <w:r w:rsidR="00B06370">
        <w:rPr>
          <w:rFonts w:ascii="Arial" w:eastAsia="Arial" w:hAnsi="Arial" w:cs="Arial"/>
        </w:rPr>
        <w:t>pHC</w:t>
      </w:r>
      <w:proofErr w:type="spellEnd"/>
      <w:r w:rsidR="00B06370">
        <w:rPr>
          <w:rFonts w:ascii="Arial" w:eastAsia="Arial" w:hAnsi="Arial" w:cs="Arial"/>
        </w:rPr>
        <w:t xml:space="preserve"> (X</w:t>
      </w:r>
      <w:r w:rsidR="00B06370">
        <w:rPr>
          <w:rFonts w:ascii="Arial" w:eastAsia="Arial" w:hAnsi="Arial" w:cs="Arial"/>
          <w:vertAlign w:val="superscript"/>
        </w:rPr>
        <w:t>2</w:t>
      </w:r>
      <w:r w:rsidR="00B06370">
        <w:rPr>
          <w:rFonts w:ascii="Arial" w:eastAsia="Arial" w:hAnsi="Arial" w:cs="Arial"/>
          <w:vertAlign w:val="subscript"/>
        </w:rPr>
        <w:t>(1)</w:t>
      </w:r>
      <w:r w:rsidR="00B06370">
        <w:rPr>
          <w:rFonts w:ascii="Arial" w:eastAsia="Arial" w:hAnsi="Arial" w:cs="Arial"/>
        </w:rPr>
        <w:t xml:space="preserve"> = 4.64, P = 0.031, slope = -0.060) and </w:t>
      </w:r>
      <w:proofErr w:type="spellStart"/>
      <w:r w:rsidR="00B06370">
        <w:rPr>
          <w:rFonts w:ascii="Arial" w:eastAsia="Arial" w:hAnsi="Arial" w:cs="Arial"/>
        </w:rPr>
        <w:t>CeM</w:t>
      </w:r>
      <w:proofErr w:type="spellEnd"/>
      <w:r w:rsidR="00B06370">
        <w:rPr>
          <w:rFonts w:ascii="Arial" w:eastAsia="Arial" w:hAnsi="Arial" w:cs="Arial"/>
        </w:rPr>
        <w:t xml:space="preserve"> (X</w:t>
      </w:r>
      <w:r w:rsidR="00B06370">
        <w:rPr>
          <w:rFonts w:ascii="Arial" w:eastAsia="Arial" w:hAnsi="Arial" w:cs="Arial"/>
          <w:vertAlign w:val="superscript"/>
        </w:rPr>
        <w:t>2</w:t>
      </w:r>
      <w:r w:rsidR="00B06370">
        <w:rPr>
          <w:rFonts w:ascii="Arial" w:eastAsia="Arial" w:hAnsi="Arial" w:cs="Arial"/>
          <w:vertAlign w:val="subscript"/>
        </w:rPr>
        <w:t>(1)</w:t>
      </w:r>
      <w:r w:rsidR="00B06370">
        <w:rPr>
          <w:rFonts w:ascii="Arial" w:eastAsia="Arial" w:hAnsi="Arial" w:cs="Arial"/>
        </w:rPr>
        <w:t xml:space="preserve"> = 8.49, P = 0.004, slope = -0.065) was associated with a bias towards reinstatement in the dACC. In contrast, greater reinstatement in the </w:t>
      </w:r>
      <w:proofErr w:type="spellStart"/>
      <w:r w:rsidR="00B06370">
        <w:rPr>
          <w:rFonts w:ascii="Arial" w:eastAsia="Arial" w:hAnsi="Arial" w:cs="Arial"/>
        </w:rPr>
        <w:t>aHC</w:t>
      </w:r>
      <w:proofErr w:type="spellEnd"/>
      <w:r w:rsidR="00B06370">
        <w:rPr>
          <w:rFonts w:ascii="Arial" w:eastAsia="Arial" w:hAnsi="Arial" w:cs="Arial"/>
        </w:rPr>
        <w:t xml:space="preserve"> (X</w:t>
      </w:r>
      <w:r w:rsidR="00B06370">
        <w:rPr>
          <w:rFonts w:ascii="Arial" w:eastAsia="Arial" w:hAnsi="Arial" w:cs="Arial"/>
          <w:vertAlign w:val="superscript"/>
        </w:rPr>
        <w:t>2</w:t>
      </w:r>
      <w:r w:rsidR="00B06370">
        <w:rPr>
          <w:rFonts w:ascii="Arial" w:eastAsia="Arial" w:hAnsi="Arial" w:cs="Arial"/>
          <w:vertAlign w:val="subscript"/>
        </w:rPr>
        <w:t>(1)</w:t>
      </w:r>
      <w:r w:rsidR="00B06370">
        <w:rPr>
          <w:rFonts w:ascii="Arial" w:eastAsia="Arial" w:hAnsi="Arial" w:cs="Arial"/>
        </w:rPr>
        <w:t xml:space="preserve"> = 11.1, P = 8.51e-4, slope = 0.091) was associated with a bias towards reinstatement in the vmPFC. There were no significant interactions with encoding context, CS type, or group for any of these subfields. Finally, reinstatement in the body of the hippocampus and</w:t>
      </w:r>
      <w:r w:rsidR="002512CB">
        <w:rPr>
          <w:rFonts w:ascii="Arial" w:eastAsia="Arial" w:hAnsi="Arial" w:cs="Arial"/>
        </w:rPr>
        <w:t xml:space="preserve"> the BLA did not predict mPFC reinstatement location</w:t>
      </w:r>
      <w:r w:rsidR="00B06370">
        <w:rPr>
          <w:rFonts w:ascii="Arial" w:eastAsia="Arial" w:hAnsi="Arial" w:cs="Arial"/>
        </w:rPr>
        <w:t xml:space="preserve">. </w:t>
      </w:r>
    </w:p>
    <w:p w14:paraId="49F8C113" w14:textId="13F43266" w:rsidR="000F625B" w:rsidDel="000C0209" w:rsidRDefault="000C0209">
      <w:pPr>
        <w:spacing w:line="480" w:lineRule="auto"/>
        <w:jc w:val="center"/>
        <w:rPr>
          <w:del w:id="306" w:author="gus hennings" w:date="2021-10-20T09:26:00Z"/>
          <w:rFonts w:ascii="Arial" w:eastAsia="Arial" w:hAnsi="Arial" w:cs="Arial"/>
        </w:rPr>
      </w:pPr>
      <w:ins w:id="307" w:author="gus hennings" w:date="2021-10-20T09:26:00Z">
        <w:r>
          <w:rPr>
            <w:rFonts w:ascii="Arial" w:eastAsia="Arial" w:hAnsi="Arial" w:cs="Arial"/>
            <w:i/>
          </w:rPr>
          <w:tab/>
        </w:r>
      </w:ins>
    </w:p>
    <w:p w14:paraId="7F6E6E2C" w14:textId="77777777" w:rsidR="000F625B" w:rsidDel="000C0209" w:rsidRDefault="000F625B">
      <w:pPr>
        <w:spacing w:line="480" w:lineRule="auto"/>
        <w:jc w:val="both"/>
        <w:rPr>
          <w:del w:id="308" w:author="gus hennings" w:date="2021-10-20T09:26:00Z"/>
          <w:rFonts w:ascii="Arial" w:eastAsia="Arial" w:hAnsi="Arial" w:cs="Arial"/>
          <w:i/>
        </w:rPr>
      </w:pPr>
    </w:p>
    <w:p w14:paraId="4A8591EF" w14:textId="4A78D9F6" w:rsidR="000F625B" w:rsidRDefault="00B06370">
      <w:pPr>
        <w:spacing w:line="480" w:lineRule="auto"/>
        <w:jc w:val="both"/>
        <w:rPr>
          <w:rFonts w:ascii="Arial" w:eastAsia="Arial" w:hAnsi="Arial" w:cs="Arial"/>
        </w:rPr>
        <w:pPrChange w:id="309" w:author="gus hennings" w:date="2021-10-20T09:26:00Z">
          <w:pPr>
            <w:spacing w:line="480" w:lineRule="auto"/>
            <w:ind w:firstLine="720"/>
            <w:jc w:val="both"/>
          </w:pPr>
        </w:pPrChange>
      </w:pPr>
      <w:r>
        <w:rPr>
          <w:rFonts w:ascii="Arial" w:eastAsia="Arial" w:hAnsi="Arial" w:cs="Arial"/>
          <w:i/>
        </w:rPr>
        <w:t xml:space="preserve">Separable influence of the </w:t>
      </w:r>
      <w:proofErr w:type="spellStart"/>
      <w:r w:rsidR="00862CDA">
        <w:rPr>
          <w:rFonts w:ascii="Arial" w:eastAsia="Arial" w:hAnsi="Arial" w:cs="Arial"/>
          <w:i/>
        </w:rPr>
        <w:t>aHC</w:t>
      </w:r>
      <w:proofErr w:type="spellEnd"/>
      <w:r>
        <w:rPr>
          <w:rFonts w:ascii="Arial" w:eastAsia="Arial" w:hAnsi="Arial" w:cs="Arial"/>
          <w:i/>
        </w:rPr>
        <w:t>.</w:t>
      </w:r>
      <w:r>
        <w:rPr>
          <w:rFonts w:ascii="Arial" w:eastAsia="Arial" w:hAnsi="Arial" w:cs="Arial"/>
        </w:rPr>
        <w:t xml:space="preserve"> We found that univariate and multivariate signals from the </w:t>
      </w:r>
      <w:proofErr w:type="spellStart"/>
      <w:r w:rsidR="00862CDA">
        <w:rPr>
          <w:rFonts w:ascii="Arial" w:eastAsia="Arial" w:hAnsi="Arial" w:cs="Arial"/>
        </w:rPr>
        <w:t>aHC</w:t>
      </w:r>
      <w:proofErr w:type="spellEnd"/>
      <w:r>
        <w:rPr>
          <w:rFonts w:ascii="Arial" w:eastAsia="Arial" w:hAnsi="Arial" w:cs="Arial"/>
        </w:rPr>
        <w:t xml:space="preserve"> predict opposite biases in mPFC reinstatement during memory retrieval. Greater mean activity in the </w:t>
      </w:r>
      <w:proofErr w:type="spellStart"/>
      <w:r>
        <w:rPr>
          <w:rFonts w:ascii="Arial" w:eastAsia="Arial" w:hAnsi="Arial" w:cs="Arial"/>
        </w:rPr>
        <w:t>aHC</w:t>
      </w:r>
      <w:proofErr w:type="spellEnd"/>
      <w:r>
        <w:rPr>
          <w:rFonts w:ascii="Arial" w:eastAsia="Arial" w:hAnsi="Arial" w:cs="Arial"/>
        </w:rPr>
        <w:t xml:space="preserve"> predicted a bias</w:t>
      </w:r>
      <w:r w:rsidR="00871805">
        <w:rPr>
          <w:rFonts w:ascii="Arial" w:eastAsia="Arial" w:hAnsi="Arial" w:cs="Arial"/>
        </w:rPr>
        <w:t xml:space="preserve"> in </w:t>
      </w:r>
      <w:r>
        <w:rPr>
          <w:rFonts w:ascii="Arial" w:eastAsia="Arial" w:hAnsi="Arial" w:cs="Arial"/>
        </w:rPr>
        <w:t>reinstatement</w:t>
      </w:r>
      <w:r w:rsidR="00871805">
        <w:rPr>
          <w:rFonts w:ascii="Arial" w:eastAsia="Arial" w:hAnsi="Arial" w:cs="Arial"/>
        </w:rPr>
        <w:t xml:space="preserve"> to </w:t>
      </w:r>
      <w:r>
        <w:rPr>
          <w:rFonts w:ascii="Arial" w:eastAsia="Arial" w:hAnsi="Arial" w:cs="Arial"/>
        </w:rPr>
        <w:t xml:space="preserve">the dACC, while greater reinstatement in the same region predicted a bias </w:t>
      </w:r>
      <w:r w:rsidR="00871805">
        <w:rPr>
          <w:rFonts w:ascii="Arial" w:eastAsia="Arial" w:hAnsi="Arial" w:cs="Arial"/>
        </w:rPr>
        <w:t>to</w:t>
      </w:r>
      <w:r>
        <w:rPr>
          <w:rFonts w:ascii="Arial" w:eastAsia="Arial" w:hAnsi="Arial" w:cs="Arial"/>
        </w:rPr>
        <w:t xml:space="preserve"> the vmPFC. Consistent with th</w:t>
      </w:r>
      <w:r w:rsidR="00D41A50">
        <w:rPr>
          <w:rFonts w:ascii="Arial" w:eastAsia="Arial" w:hAnsi="Arial" w:cs="Arial"/>
        </w:rPr>
        <w:t xml:space="preserve">e proposition that the </w:t>
      </w:r>
      <w:proofErr w:type="spellStart"/>
      <w:r w:rsidR="00D41A50">
        <w:rPr>
          <w:rFonts w:ascii="Arial" w:eastAsia="Arial" w:hAnsi="Arial" w:cs="Arial"/>
        </w:rPr>
        <w:t>aHC</w:t>
      </w:r>
      <w:proofErr w:type="spellEnd"/>
      <w:r w:rsidR="00D41A50">
        <w:rPr>
          <w:rFonts w:ascii="Arial" w:eastAsia="Arial" w:hAnsi="Arial" w:cs="Arial"/>
        </w:rPr>
        <w:t xml:space="preserve"> exerts bidirectional control over the expression of fear and extinction</w:t>
      </w:r>
      <w:r>
        <w:rPr>
          <w:rFonts w:ascii="Arial" w:eastAsia="Arial" w:hAnsi="Arial" w:cs="Arial"/>
        </w:rPr>
        <w:t xml:space="preserve">, we found that both </w:t>
      </w:r>
      <w:r w:rsidR="00D41A50">
        <w:rPr>
          <w:rFonts w:ascii="Arial" w:eastAsia="Arial" w:hAnsi="Arial" w:cs="Arial"/>
        </w:rPr>
        <w:t xml:space="preserve">neural signatures </w:t>
      </w:r>
      <w:r>
        <w:rPr>
          <w:rFonts w:ascii="Arial" w:eastAsia="Arial" w:hAnsi="Arial" w:cs="Arial"/>
        </w:rPr>
        <w:t>were independently predictive of cortical reinstatement when combined into a single model (univariate: X</w:t>
      </w:r>
      <w:r>
        <w:rPr>
          <w:rFonts w:ascii="Arial" w:eastAsia="Arial" w:hAnsi="Arial" w:cs="Arial"/>
          <w:vertAlign w:val="superscript"/>
        </w:rPr>
        <w:t>2</w:t>
      </w:r>
      <w:r>
        <w:rPr>
          <w:rFonts w:ascii="Arial" w:eastAsia="Arial" w:hAnsi="Arial" w:cs="Arial"/>
          <w:vertAlign w:val="subscript"/>
        </w:rPr>
        <w:t>(1)</w:t>
      </w:r>
      <w:r>
        <w:rPr>
          <w:rFonts w:ascii="Arial" w:eastAsia="Arial" w:hAnsi="Arial" w:cs="Arial"/>
        </w:rPr>
        <w:t xml:space="preserve"> = 42.5, P = 7.1e-11, slope = -1.65e-3; </w:t>
      </w:r>
      <w:r w:rsidR="00565D4D">
        <w:rPr>
          <w:rFonts w:ascii="Arial" w:eastAsia="Arial" w:hAnsi="Arial" w:cs="Arial"/>
        </w:rPr>
        <w:t>reinstatement</w:t>
      </w:r>
      <w:r>
        <w:rPr>
          <w:rFonts w:ascii="Arial" w:eastAsia="Arial" w:hAnsi="Arial" w:cs="Arial"/>
        </w:rPr>
        <w:t>: X</w:t>
      </w:r>
      <w:r>
        <w:rPr>
          <w:rFonts w:ascii="Arial" w:eastAsia="Arial" w:hAnsi="Arial" w:cs="Arial"/>
          <w:vertAlign w:val="superscript"/>
        </w:rPr>
        <w:t>2</w:t>
      </w:r>
      <w:r>
        <w:rPr>
          <w:rFonts w:ascii="Arial" w:eastAsia="Arial" w:hAnsi="Arial" w:cs="Arial"/>
          <w:vertAlign w:val="subscript"/>
        </w:rPr>
        <w:t>(1)</w:t>
      </w:r>
      <w:r>
        <w:rPr>
          <w:rFonts w:ascii="Arial" w:eastAsia="Arial" w:hAnsi="Arial" w:cs="Arial"/>
        </w:rPr>
        <w:t xml:space="preserve"> = 5.56, P = 0.018, slope = 0.067), with no significant interactions with either predictor.</w:t>
      </w:r>
    </w:p>
    <w:p w14:paraId="013C52B9" w14:textId="77777777" w:rsidR="000F625B" w:rsidRDefault="00B06370">
      <w:pPr>
        <w:rPr>
          <w:rFonts w:ascii="Arial" w:eastAsia="Arial" w:hAnsi="Arial" w:cs="Arial"/>
        </w:rPr>
      </w:pPr>
      <w:r>
        <w:rPr>
          <w:rFonts w:ascii="Arial" w:eastAsia="Arial" w:hAnsi="Arial" w:cs="Arial"/>
          <w:b/>
        </w:rPr>
        <w:t>Discussion</w:t>
      </w:r>
    </w:p>
    <w:p w14:paraId="023E2EF8" w14:textId="613C6F1A" w:rsidR="000F625B" w:rsidRDefault="00B06370">
      <w:pPr>
        <w:spacing w:line="480" w:lineRule="auto"/>
        <w:ind w:firstLine="720"/>
        <w:jc w:val="both"/>
        <w:rPr>
          <w:rFonts w:ascii="Arial" w:eastAsia="Arial" w:hAnsi="Arial" w:cs="Arial"/>
        </w:rPr>
      </w:pPr>
      <w:r>
        <w:rPr>
          <w:rFonts w:ascii="Arial" w:eastAsia="Arial" w:hAnsi="Arial" w:cs="Arial"/>
        </w:rPr>
        <w:lastRenderedPageBreak/>
        <w:t xml:space="preserve">Extinction learning can build a memory of safety to countervail retrieval and expression of the original fear association. However, an adaptive memory system should preserve the original fear memory, as an experience of safety does not necessarily render a stimulus </w:t>
      </w:r>
      <w:del w:id="310" w:author="gus hennings" w:date="2021-10-20T09:33:00Z">
        <w:r w:rsidDel="009D3DFB">
          <w:rPr>
            <w:rFonts w:ascii="Arial" w:eastAsia="Arial" w:hAnsi="Arial" w:cs="Arial"/>
          </w:rPr>
          <w:delText xml:space="preserve">completely </w:delText>
        </w:r>
      </w:del>
      <w:r>
        <w:rPr>
          <w:rFonts w:ascii="Arial" w:eastAsia="Arial" w:hAnsi="Arial" w:cs="Arial"/>
        </w:rPr>
        <w:t xml:space="preserve">harmless. These opposing associations should therefore be stored </w:t>
      </w:r>
      <w:ins w:id="311" w:author="gus hennings" w:date="2021-10-20T09:34:00Z">
        <w:r w:rsidR="009D3DFB">
          <w:rPr>
            <w:rFonts w:ascii="Arial" w:eastAsia="Arial" w:hAnsi="Arial" w:cs="Arial"/>
          </w:rPr>
          <w:t xml:space="preserve">to </w:t>
        </w:r>
      </w:ins>
      <w:del w:id="312" w:author="gus hennings" w:date="2021-10-20T09:34:00Z">
        <w:r w:rsidDel="009D3DFB">
          <w:rPr>
            <w:rFonts w:ascii="Arial" w:eastAsia="Arial" w:hAnsi="Arial" w:cs="Arial"/>
          </w:rPr>
          <w:delText xml:space="preserve">in a way that </w:delText>
        </w:r>
      </w:del>
      <w:r>
        <w:rPr>
          <w:rFonts w:ascii="Arial" w:eastAsia="Arial" w:hAnsi="Arial" w:cs="Arial"/>
        </w:rPr>
        <w:t>allow</w:t>
      </w:r>
      <w:ins w:id="313" w:author="gus hennings" w:date="2021-10-20T09:34:00Z">
        <w:r w:rsidR="009D3DFB">
          <w:rPr>
            <w:rFonts w:ascii="Arial" w:eastAsia="Arial" w:hAnsi="Arial" w:cs="Arial"/>
          </w:rPr>
          <w:t xml:space="preserve"> </w:t>
        </w:r>
      </w:ins>
      <w:del w:id="314" w:author="gus hennings" w:date="2021-10-20T09:34:00Z">
        <w:r w:rsidDel="009D3DFB">
          <w:rPr>
            <w:rFonts w:ascii="Arial" w:eastAsia="Arial" w:hAnsi="Arial" w:cs="Arial"/>
          </w:rPr>
          <w:delText xml:space="preserve">s </w:delText>
        </w:r>
      </w:del>
      <w:r>
        <w:rPr>
          <w:rFonts w:ascii="Arial" w:eastAsia="Arial" w:hAnsi="Arial" w:cs="Arial"/>
        </w:rPr>
        <w:t xml:space="preserve">for the appropriate behavior </w:t>
      </w:r>
      <w:ins w:id="315" w:author="gus hennings" w:date="2021-10-20T09:34:00Z">
        <w:r w:rsidR="009D3DFB">
          <w:rPr>
            <w:rFonts w:ascii="Arial" w:eastAsia="Arial" w:hAnsi="Arial" w:cs="Arial"/>
          </w:rPr>
          <w:t>in</w:t>
        </w:r>
      </w:ins>
      <w:del w:id="316" w:author="gus hennings" w:date="2021-10-20T09:34:00Z">
        <w:r w:rsidDel="009D3DFB">
          <w:rPr>
            <w:rFonts w:ascii="Arial" w:eastAsia="Arial" w:hAnsi="Arial" w:cs="Arial"/>
          </w:rPr>
          <w:delText>for</w:delText>
        </w:r>
      </w:del>
      <w:r>
        <w:rPr>
          <w:rFonts w:ascii="Arial" w:eastAsia="Arial" w:hAnsi="Arial" w:cs="Arial"/>
        </w:rPr>
        <w:t xml:space="preserve"> a given context</w:t>
      </w:r>
      <w:r w:rsidR="00001CC7">
        <w:rPr>
          <w:rFonts w:ascii="Arial" w:eastAsia="Arial" w:hAnsi="Arial" w:cs="Arial"/>
        </w:rPr>
        <w:t xml:space="preserve"> </w:t>
      </w:r>
      <w:r w:rsidR="00001CC7">
        <w:rPr>
          <w:rFonts w:ascii="Arial" w:eastAsia="Arial" w:hAnsi="Arial" w:cs="Arial"/>
        </w:rPr>
        <w:fldChar w:fldCharType="begin"/>
      </w:r>
      <w:r w:rsidR="00231492">
        <w:rPr>
          <w:rFonts w:ascii="Arial" w:eastAsia="Arial" w:hAnsi="Arial" w:cs="Arial"/>
        </w:rPr>
        <w:instrText xml:space="preserve"> ADDIN ZOTERO_ITEM CSL_CITATION {"citationID":"Cp5eIy0v","properties":{"formattedCitation":"\\super 55\\nosupersub{}","plainCitation":"55","noteIndex":0},"citationItems":[{"id":1730,"uris":["http://zotero.org/users/7734491/items/3W9FJX7E"],"uri":["http://zotero.org/users/7734491/items/3W9FJX7E"],"itemData":{"id":1730,"type":"article-journal","abstract":"The prefrontal cortex (PFC) guides execution and inhibition of behavior based on contextual demands. In rodents, the dorsal/prelimbic (PL) medial PFC (mPFC) is frequently considered essential for execution of goal-directed behavior (“go”) whereas ventral/infralimbic (IL) mPFC is thought to control behavioral suppression (“stop”). This dichotomy is commonly seen for fear-related behaviors, and for some behaviors related to cocaine seeking. Overall, however, data for reward-directed behaviors are ambiguous, and few recordings of PL/IL activity have been performed to demonstrate single-neuron correlates. We recorded neuronal activity in PL and IL during discriminative stimulus driven sucrose seeking followed by multiple days of extinction of the reward-predicting stimulus. Contrary to a generalized PL-go/IL-stop hypothesis, we found cue-evoked activity in PL and IL during reward seeking and extinction. Upon analyzing this activity based on resultant behavior (lever press or withhold), we found that neurons in both areas encoded contextually appropriate behavioral initiation (during reward seeking) and withholding (during extinction), where context was dictated by response–outcome contingencies. Our results demonstrate that PL and IL signal contextual information for regulation of behavior, irrespective of whether that involves initiation or suppression of behavioral responses, rather than topographically encoding go vs. stop behaviors. The use of context to optimize behavior likely plays an important role in maximizing utility-promoting exertion of activity when behaviors are rewarded and conservation of energy when not.","container-title":"Proceedings of the National Academy of Sciences","DOI":"10.1073/pnas.1507611112","ISSN":"0027-8424, 1091-6490","journalAbbreviation":"PNAS","language":"en","note":"publisher: National Academy of Sciences\nsection: Biological Sciences\nPMID: 26170333","source":"www-pnas-org.ezproxy.lib.utexas.edu","title":"Prefrontal neurons encode context-based response execution and inhibition in reward seeking and extinction","URL":"http://www.pnas.org/content/early/2015/07/10/1507611112","author":[{"family":"Moorman","given":"David E."},{"family":"Aston-Jones","given":"Gary"}],"accessed":{"date-parts":[["2021",4,19]]},"issued":{"date-parts":[["2015",7,13]]}}}],"schema":"https://github.com/citation-style-language/schema/raw/master/csl-citation.json"} </w:instrText>
      </w:r>
      <w:r w:rsidR="00001CC7">
        <w:rPr>
          <w:rFonts w:ascii="Arial" w:eastAsia="Arial" w:hAnsi="Arial" w:cs="Arial"/>
        </w:rPr>
        <w:fldChar w:fldCharType="separate"/>
      </w:r>
      <w:r w:rsidR="00C06015" w:rsidRPr="00C06015">
        <w:rPr>
          <w:rFonts w:ascii="Arial" w:hAnsi="Arial" w:cs="Arial"/>
          <w:szCs w:val="24"/>
          <w:vertAlign w:val="superscript"/>
        </w:rPr>
        <w:t>55</w:t>
      </w:r>
      <w:r w:rsidR="00001CC7">
        <w:rPr>
          <w:rFonts w:ascii="Arial" w:eastAsia="Arial" w:hAnsi="Arial" w:cs="Arial"/>
        </w:rPr>
        <w:fldChar w:fldCharType="end"/>
      </w:r>
      <w:r>
        <w:rPr>
          <w:rFonts w:ascii="Arial" w:eastAsia="Arial" w:hAnsi="Arial" w:cs="Arial"/>
        </w:rPr>
        <w:t xml:space="preserve">. Neurobiological research in rodents is beginning to reveal the structure of this organization within and between discrete brain regions by quantifying </w:t>
      </w:r>
      <w:del w:id="317" w:author="gus hennings" w:date="2021-10-20T09:36:00Z">
        <w:r w:rsidDel="009D3DFB">
          <w:rPr>
            <w:rFonts w:ascii="Arial" w:eastAsia="Arial" w:hAnsi="Arial" w:cs="Arial"/>
          </w:rPr>
          <w:delText xml:space="preserve">the </w:delText>
        </w:r>
      </w:del>
      <w:r>
        <w:rPr>
          <w:rFonts w:ascii="Arial" w:eastAsia="Arial" w:hAnsi="Arial" w:cs="Arial"/>
        </w:rPr>
        <w:t>overlap</w:t>
      </w:r>
      <w:ins w:id="318" w:author="gus hennings" w:date="2021-10-20T09:36:00Z">
        <w:r w:rsidR="009D3DFB">
          <w:rPr>
            <w:rFonts w:ascii="Arial" w:eastAsia="Arial" w:hAnsi="Arial" w:cs="Arial"/>
          </w:rPr>
          <w:t>s</w:t>
        </w:r>
      </w:ins>
      <w:r>
        <w:rPr>
          <w:rFonts w:ascii="Arial" w:eastAsia="Arial" w:hAnsi="Arial" w:cs="Arial"/>
        </w:rPr>
        <w:t xml:space="preserve"> in activity during memory formation and </w:t>
      </w:r>
      <w:del w:id="319" w:author="gus hennings" w:date="2021-10-20T09:36:00Z">
        <w:r w:rsidDel="009D3DFB">
          <w:rPr>
            <w:rFonts w:ascii="Arial" w:eastAsia="Arial" w:hAnsi="Arial" w:cs="Arial"/>
          </w:rPr>
          <w:delText xml:space="preserve">memory </w:delText>
        </w:r>
      </w:del>
      <w:r>
        <w:rPr>
          <w:rFonts w:ascii="Arial" w:eastAsia="Arial" w:hAnsi="Arial" w:cs="Arial"/>
        </w:rPr>
        <w:t xml:space="preserve">expression </w:t>
      </w:r>
      <w:r w:rsidR="002F10E8">
        <w:rPr>
          <w:rFonts w:ascii="Arial" w:eastAsia="Arial" w:hAnsi="Arial" w:cs="Arial"/>
        </w:rPr>
        <w:fldChar w:fldCharType="begin"/>
      </w:r>
      <w:r w:rsidR="00C06015">
        <w:rPr>
          <w:rFonts w:ascii="Arial" w:eastAsia="Arial" w:hAnsi="Arial" w:cs="Arial"/>
        </w:rPr>
        <w:instrText xml:space="preserve"> ADDIN ZOTERO_ITEM CSL_CITATION {"citationID":"tBXAo3bY","properties":{"formattedCitation":"\\super 6,56,57\\nosupersub{}","plainCitation":"6,56,57","noteIndex":0},"citationItems":[{"id":1737,"uris":["http://zotero.org/users/7734491/items/M8D6WZ3E"],"uri":["http://zotero.org/users/7734491/items/M8D6WZ3E"],"itemData":{"id":1737,"type":"article-journal","abstract":"Although a wealth of data have elucidated the structure and physiology of neuronal circuits, we still only have a very limited understanding of how behavioral learning is implemented at the network level. An emerging crucial player in this implementation is disinhibition—a transient break in the balance of excitation and inhibition. In contrast to the widely held view that the excitation/inhibition balance is highly stereotyped in cortical circuits, recent findings from behaving animals demonstrate that salient events often elicit disinhibition of projection neurons that favors excitation and thereby enhances their activity. Behavioral functions ranging from auditory fear learning, for which most data are available to date, to spatial navigation are causally linked to disinhibition in different compartments of projection neurons, in diverse cortical areas and at timescales ranging from milliseconds to days, suggesting that disinhibition is a conserved circuit mechanism contributing to learning and memory expression.","container-title":"Neuron","DOI":"10.1016/j.neuron.2015.09.024","ISSN":"0896-6273","issue":"2","journalAbbreviation":"Neuron","language":"en","page":"264-276","source":"ScienceDirect","title":"Disinhibition, a Circuit Mechanism for Associative Learning and Memory","URL":"https://www.sciencedirect.com/science/article/pii/S0896627315008132","volume":"88","author":[{"family":"Letzkus","given":"Johannes J."},{"family":"Wolff","given":"Steffen B. E."},{"family":"Lüthi","given":"Andreas"}],"accessed":{"date-parts":[["2021",4,19]]},"issued":{"date-parts":[["2015",10,21]]}}},{"id":1734,"uris":["http://zotero.org/users/7734491/items/SNNFNVCQ"],"uri":["http://zotero.org/users/7734491/items/SNNFNVCQ"],"itemData":{"id":1734,"type":"article-journal","abstract":"Do learning and retrieval of a memory activate the same neurons? Does the number of reactivated neurons correlate with memory strength? We developed a transgenic mouse that enables the long-lasting genetic tagging of c-fos–active neurons. We found neurons in the basolateral amygdala that are activated during Pavlovian fear conditioning and are reactivated during memory retrieval. The number of reactivated neurons correlated positively with the behavioral expression of the fear memory, indicating a stable neural correlate of associative memory. The ability to manipulate these neurons genetically should allow a more precise dissection of the molecular mechanisms of memory encoding within a distributed neuronal network.\nThe neurons activated in the amygdala when a mouse learns to fear a particular location are also activated when the mouse recalls that fear.\nThe neurons activated in the amygdala when a mouse learns to fear a particular location are also activated when the mouse recalls that fear.","container-title":"Science","DOI":"10.1126/science.1143839","ISSN":"0036-8075, 1095-9203","issue":"5842","language":"en","note":"publisher: American Association for the Advancement of Science\nsection: Report\nPMID: 17761885","page":"1230-1233","source":"science-sciencemag-org.ezproxy.lib.utexas.edu","title":"Localization of a Stable Neural Correlate of Associative Memory","URL":"http://science.sciencemag.org/content/317/5842/1230","volume":"317","author":[{"family":"Reijmers","given":"Leon G."},{"family":"Perkins","given":"Brian L."},{"family":"Matsuo","given":"Naoki"},{"family":"Mayford","given":"Mark"}],"accessed":{"date-parts":[["2021",4,19]]},"issued":{"date-parts":[["2007",8,31]]}}},{"id":1700,"uris":["http://zotero.org/users/7734491/items/XR3UTABY"],"uri":["http://zotero.org/users/7734491/items/XR3UTABY"],"itemData":{"id":1700,"type":"article-journal","abstract":"Decades of research has identified the brain areas that are involved in fear, fear extinction, anxiety and related defensive behaviours. Newly developed genetic and viral tools, optogenetics and advanced in vivo imaging techniques have now made it possible to characterize the activity, connectivity and function of specific cell types within complex neuronal circuits. Recent findings that have been made using these tools and techniques have provided mechanistic insights into the exquisite organization of the circuitry underlying internal defensive states. This Review focuses on studies that have used circuit-based approaches to gain a more detailed, and also more comprehensive and integrated, view on how the brain governs fear and anxiety and how it orchestrates adaptive defensive behaviours.","container-title":"Nature Reviews Neuroscience","DOI":"10.1038/nrn3945","ISSN":"1471-003X, 1471-0048","issue":"6","journalAbbreviation":"Nat Rev Neurosci","language":"en","page":"317-331","source":"DOI.org (Crossref)","title":"Neuronal circuits for fear and anxiety","URL":"http://www.nature.com/articles/nrn3945","volume":"16","author":[{"family":"Tovote","given":"Philip"},{"family":"Fadok","given":"Jonathan Paul"},{"family":"Lüthi","given":"Andreas"}],"accessed":{"date-parts":[["2021",4,17]]},"issued":{"date-parts":[["2015",6]]}}}],"schema":"https://github.com/citation-style-language/schema/raw/master/csl-citation.json"} </w:instrText>
      </w:r>
      <w:r w:rsidR="002F10E8">
        <w:rPr>
          <w:rFonts w:ascii="Arial" w:eastAsia="Arial" w:hAnsi="Arial" w:cs="Arial"/>
        </w:rPr>
        <w:fldChar w:fldCharType="separate"/>
      </w:r>
      <w:r w:rsidR="00C06015" w:rsidRPr="00C06015">
        <w:rPr>
          <w:rFonts w:ascii="Arial" w:hAnsi="Arial" w:cs="Arial"/>
          <w:szCs w:val="24"/>
          <w:vertAlign w:val="superscript"/>
        </w:rPr>
        <w:t>6,56,57</w:t>
      </w:r>
      <w:r w:rsidR="002F10E8">
        <w:rPr>
          <w:rFonts w:ascii="Arial" w:eastAsia="Arial" w:hAnsi="Arial" w:cs="Arial"/>
        </w:rPr>
        <w:fldChar w:fldCharType="end"/>
      </w:r>
      <w:r>
        <w:rPr>
          <w:rFonts w:ascii="Arial" w:eastAsia="Arial" w:hAnsi="Arial" w:cs="Arial"/>
        </w:rPr>
        <w:t xml:space="preserve">. Using multivoxel pattern similarity analysis of overlapping encoding-to-retrieval activity in human neuroimaging, we were able to identify a divided organization of fear and extinction memories in the mPFC and hippocampus. Specifically, extinction memories were reinstated in the vmPFC and </w:t>
      </w:r>
      <w:proofErr w:type="spellStart"/>
      <w:r>
        <w:rPr>
          <w:rFonts w:ascii="Arial" w:eastAsia="Arial" w:hAnsi="Arial" w:cs="Arial"/>
        </w:rPr>
        <w:t>aHC</w:t>
      </w:r>
      <w:proofErr w:type="spellEnd"/>
      <w:r>
        <w:rPr>
          <w:rFonts w:ascii="Arial" w:eastAsia="Arial" w:hAnsi="Arial" w:cs="Arial"/>
        </w:rPr>
        <w:t xml:space="preserve">, while fear memories were reinstated in the dACC and </w:t>
      </w:r>
      <w:proofErr w:type="spellStart"/>
      <w:r>
        <w:rPr>
          <w:rFonts w:ascii="Arial" w:eastAsia="Arial" w:hAnsi="Arial" w:cs="Arial"/>
        </w:rPr>
        <w:t>pHC</w:t>
      </w:r>
      <w:proofErr w:type="spellEnd"/>
      <w:r>
        <w:rPr>
          <w:rFonts w:ascii="Arial" w:eastAsia="Arial" w:hAnsi="Arial" w:cs="Arial"/>
        </w:rPr>
        <w:t>. Individuals with PTSS exhibited a similar pattern of fear memory reinstatement</w:t>
      </w:r>
      <w:r w:rsidR="00D954D6">
        <w:rPr>
          <w:rFonts w:ascii="Arial" w:eastAsia="Arial" w:hAnsi="Arial" w:cs="Arial"/>
        </w:rPr>
        <w:t>. However, they s</w:t>
      </w:r>
      <w:r>
        <w:rPr>
          <w:rFonts w:ascii="Arial" w:eastAsia="Arial" w:hAnsi="Arial" w:cs="Arial"/>
        </w:rPr>
        <w:t xml:space="preserve">urprisingly misallocated extinction memories to </w:t>
      </w:r>
      <w:r w:rsidR="00D109CF">
        <w:rPr>
          <w:rFonts w:ascii="Arial" w:eastAsia="Arial" w:hAnsi="Arial" w:cs="Arial"/>
        </w:rPr>
        <w:t xml:space="preserve">a </w:t>
      </w:r>
      <w:r>
        <w:rPr>
          <w:rFonts w:ascii="Arial" w:eastAsia="Arial" w:hAnsi="Arial" w:cs="Arial"/>
        </w:rPr>
        <w:t xml:space="preserve">region </w:t>
      </w:r>
      <w:r w:rsidR="00D62A03">
        <w:rPr>
          <w:rFonts w:ascii="Arial" w:eastAsia="Arial" w:hAnsi="Arial" w:cs="Arial"/>
        </w:rPr>
        <w:t xml:space="preserve">associated with </w:t>
      </w:r>
      <w:r>
        <w:rPr>
          <w:rFonts w:ascii="Arial" w:eastAsia="Arial" w:hAnsi="Arial" w:cs="Arial"/>
        </w:rPr>
        <w:t xml:space="preserve">fear memory </w:t>
      </w:r>
      <w:r w:rsidR="00D62A03">
        <w:rPr>
          <w:rFonts w:ascii="Arial" w:eastAsia="Arial" w:hAnsi="Arial" w:cs="Arial"/>
        </w:rPr>
        <w:t xml:space="preserve">reinstatement </w:t>
      </w:r>
      <w:r>
        <w:rPr>
          <w:rFonts w:ascii="Arial" w:eastAsia="Arial" w:hAnsi="Arial" w:cs="Arial"/>
        </w:rPr>
        <w:t xml:space="preserve">in healthy participants. Across both groups, we observed that various neural signals </w:t>
      </w:r>
      <w:r w:rsidR="00FC0913">
        <w:rPr>
          <w:rFonts w:ascii="Arial" w:eastAsia="Arial" w:hAnsi="Arial" w:cs="Arial"/>
        </w:rPr>
        <w:t xml:space="preserve">from the MTL </w:t>
      </w:r>
      <w:r>
        <w:rPr>
          <w:rFonts w:ascii="Arial" w:eastAsia="Arial" w:hAnsi="Arial" w:cs="Arial"/>
        </w:rPr>
        <w:t>predicted the location of cortical reinstatement of emotional memories in mPFC. These results bridge increasing evidence from rodent neurophysiology for the divided organization of opposing associative memories and provide new insights into how disorganization in these neural representations may contribute to psychiatric</w:t>
      </w:r>
      <w:ins w:id="320" w:author="gus hennings" w:date="2021-10-20T09:37:00Z">
        <w:r w:rsidR="009D3DFB">
          <w:rPr>
            <w:rFonts w:ascii="Arial" w:eastAsia="Arial" w:hAnsi="Arial" w:cs="Arial"/>
          </w:rPr>
          <w:t xml:space="preserve"> disorder</w:t>
        </w:r>
      </w:ins>
      <w:del w:id="321" w:author="gus hennings" w:date="2021-10-20T09:37:00Z">
        <w:r w:rsidDel="009D3DFB">
          <w:rPr>
            <w:rFonts w:ascii="Arial" w:eastAsia="Arial" w:hAnsi="Arial" w:cs="Arial"/>
          </w:rPr>
          <w:delText xml:space="preserve"> disease</w:delText>
        </w:r>
      </w:del>
      <w:r>
        <w:rPr>
          <w:rFonts w:ascii="Arial" w:eastAsia="Arial" w:hAnsi="Arial" w:cs="Arial"/>
        </w:rPr>
        <w:t>.</w:t>
      </w:r>
    </w:p>
    <w:p w14:paraId="269C9692" w14:textId="62DFB264" w:rsidR="000F625B" w:rsidRDefault="00D954D6">
      <w:pPr>
        <w:spacing w:line="480" w:lineRule="auto"/>
        <w:ind w:firstLine="720"/>
        <w:jc w:val="both"/>
        <w:rPr>
          <w:rFonts w:ascii="Arial" w:eastAsia="Arial" w:hAnsi="Arial" w:cs="Arial"/>
        </w:rPr>
      </w:pPr>
      <w:r>
        <w:rPr>
          <w:rFonts w:ascii="Arial" w:eastAsia="Arial" w:hAnsi="Arial" w:cs="Arial"/>
        </w:rPr>
        <w:t>Previous findings from</w:t>
      </w:r>
      <w:r w:rsidR="00B06370">
        <w:rPr>
          <w:rFonts w:ascii="Arial" w:eastAsia="Arial" w:hAnsi="Arial" w:cs="Arial"/>
        </w:rPr>
        <w:t xml:space="preserve"> rodents</w:t>
      </w:r>
      <w:r>
        <w:rPr>
          <w:rFonts w:ascii="Arial" w:eastAsia="Arial" w:hAnsi="Arial" w:cs="Arial"/>
        </w:rPr>
        <w:t xml:space="preserve"> show </w:t>
      </w:r>
      <w:r w:rsidR="00B06370">
        <w:rPr>
          <w:rFonts w:ascii="Arial" w:eastAsia="Arial" w:hAnsi="Arial" w:cs="Arial"/>
        </w:rPr>
        <w:t>the PL is necessary for</w:t>
      </w:r>
      <w:del w:id="322" w:author="gus hennings" w:date="2021-10-20T09:38:00Z">
        <w:r w:rsidR="00B06370" w:rsidDel="00567701">
          <w:rPr>
            <w:rFonts w:ascii="Arial" w:eastAsia="Arial" w:hAnsi="Arial" w:cs="Arial"/>
          </w:rPr>
          <w:delText xml:space="preserve"> the</w:delText>
        </w:r>
      </w:del>
      <w:r w:rsidR="00B06370">
        <w:rPr>
          <w:rFonts w:ascii="Arial" w:eastAsia="Arial" w:hAnsi="Arial" w:cs="Arial"/>
        </w:rPr>
        <w:t xml:space="preserve"> </w:t>
      </w:r>
      <w:r>
        <w:rPr>
          <w:rFonts w:ascii="Arial" w:eastAsia="Arial" w:hAnsi="Arial" w:cs="Arial"/>
        </w:rPr>
        <w:t xml:space="preserve">long-term retrieval and </w:t>
      </w:r>
      <w:r w:rsidR="00B06370">
        <w:rPr>
          <w:rFonts w:ascii="Arial" w:eastAsia="Arial" w:hAnsi="Arial" w:cs="Arial"/>
        </w:rPr>
        <w:t xml:space="preserve">expression of </w:t>
      </w:r>
      <w:r>
        <w:rPr>
          <w:rFonts w:ascii="Arial" w:eastAsia="Arial" w:hAnsi="Arial" w:cs="Arial"/>
        </w:rPr>
        <w:t xml:space="preserve">conditioned </w:t>
      </w:r>
      <w:r w:rsidR="00B06370">
        <w:rPr>
          <w:rFonts w:ascii="Arial" w:eastAsia="Arial" w:hAnsi="Arial" w:cs="Arial"/>
        </w:rPr>
        <w:t>fear</w:t>
      </w:r>
      <w:r w:rsidR="00B16DEB">
        <w:rPr>
          <w:rFonts w:ascii="Arial" w:eastAsia="Arial" w:hAnsi="Arial" w:cs="Arial"/>
        </w:rPr>
        <w:t xml:space="preserve"> </w:t>
      </w:r>
      <w:r w:rsidR="00B16DEB">
        <w:rPr>
          <w:rFonts w:ascii="Arial" w:eastAsia="Arial" w:hAnsi="Arial" w:cs="Arial"/>
        </w:rPr>
        <w:fldChar w:fldCharType="begin"/>
      </w:r>
      <w:r w:rsidR="00C06015">
        <w:rPr>
          <w:rFonts w:ascii="Arial" w:eastAsia="Arial" w:hAnsi="Arial" w:cs="Arial"/>
        </w:rPr>
        <w:instrText xml:space="preserve"> ADDIN ZOTERO_ITEM CSL_CITATION {"citationID":"1iGBR2gY","properties":{"formattedCitation":"\\super 8,58\\nosupersub{}","plainCitation":"8,58","noteIndex":0},"citationItems":[{"id":1765,"uris":["http://zotero.org/users/7734491/items/NISGBQLX"],"uri":["http://zotero.org/users/7734491/items/NISGBQLX"],"itemData":{"id":1765,"type":"article-journal","container-title":"Journal of Neuroscience","DOI":"10.1523/JNEUROSCI.5327-06.2007","ISSN":"0270-6474, 1529-2401","issue":"4","journalAbbreviation":"Journal of Neuroscience","language":"en","page":"840-844","source":"DOI.org (Crossref)","title":"Activity in Prelimbic Cortex Is Necessary for the Expression of Learned, But Not Innate, Fears","URL":"http://www.jneurosci.org/cgi/doi/10.1523/JNEUROSCI.5327-06.2007","volume":"27","author":[{"family":"Corcoran","given":"K. A."},{"family":"Quirk","given":"G. J."}],"accessed":{"date-parts":[["2021",4,19]]},"issued":{"date-parts":[["2007",1,24]]}}},{"id":1709,"uris":["http://zotero.org/users/7734491/items/7SSEM4YK"],"uri":["http://zotero.org/users/7734491/items/7SSEM4YK"],"itemData":{"id":1709,"type":"article-journal","abstract":"Once acquired, a fearful memory can persist for a lifetime. Although learned fear can be extinguished, extinction memories are fragile. The resilience of fear memories to extinction may contribute to the maintenance of disorders of fear and anxiety, including post-traumatic stress disorder (PTSD). As such, considerable effort has been placed on understanding the neural circuitry underlying the acquisition, expression, and extinction of emotional memories in rodent models as well as in humans. A triad of brain regions, including the prefrontal cortex, hippocampus, and amygdala, form an essential brain circuit involved in fear conditioning and extinction. Within this circuit, the prefrontal cortex is thought to exert top-down control over subcortical structures to regulate appropriate behavioral responses. Importantly, a division of labor has been proposed in which the prelimbic (PL) and infralimbic (IL) subdivisions of the medial prefrontal cortex (mPFC) regulate the expression and suppression of fear in rodents, respectively. Here we critically review the anatomical and physiological evidence that has led to this proposed dichotomy of function within mPFC. We propose that under some conditions, the PL and IL act in concert, exhibiting similar patterns of neural activity in response to aversive conditioned stimuli and during the expression or inhibition of conditioned fear. This may stem from common synaptic inputs, parallel downstream outputs, or cortico-cortical interactions. Despite this functional covariation, these mPFC subdivisions may still be coding for largely opposing behavioral outcomes, with PL biased towards fear expression and IL towards suppression.","container-title":"Frontiers in Behavioral Neuroscience","DOI":"10.3389/fnbeh.2015.00298","ISSN":"1662-5153","journalAbbreviation":"Front. Behav. Neurosci.","language":"English","note":"publisher: Frontiers","source":"Frontiers","title":"The Role of the Medial Prefrontal Cortex in the Conditioning and Extinction of Fear","URL":"https://www.frontiersin.org/articles/10.3389/fnbeh.2015.00298/full?utm_source=S-TWT&amp;utm_medium=SNET&amp;utm_campaign=ECO_FNBEH_20180314","volume":"9","author":[{"family":"Giustino","given":"Thomas F."},{"family":"Maren","given":"Stephen"}],"accessed":{"date-parts":[["2021",4,17]]},"issued":{"date-parts":[["2015"]]}}}],"schema":"https://github.com/citation-style-language/schema/raw/master/csl-citation.json"} </w:instrText>
      </w:r>
      <w:r w:rsidR="00B16DEB">
        <w:rPr>
          <w:rFonts w:ascii="Arial" w:eastAsia="Arial" w:hAnsi="Arial" w:cs="Arial"/>
        </w:rPr>
        <w:fldChar w:fldCharType="separate"/>
      </w:r>
      <w:r w:rsidR="00C06015" w:rsidRPr="00C06015">
        <w:rPr>
          <w:rFonts w:ascii="Arial" w:hAnsi="Arial" w:cs="Arial"/>
          <w:szCs w:val="24"/>
          <w:vertAlign w:val="superscript"/>
        </w:rPr>
        <w:t>8,58</w:t>
      </w:r>
      <w:r w:rsidR="00B16DEB">
        <w:rPr>
          <w:rFonts w:ascii="Arial" w:eastAsia="Arial" w:hAnsi="Arial" w:cs="Arial"/>
        </w:rPr>
        <w:fldChar w:fldCharType="end"/>
      </w:r>
      <w:r w:rsidR="00B16DEB">
        <w:rPr>
          <w:rFonts w:ascii="Arial" w:eastAsia="Arial" w:hAnsi="Arial" w:cs="Arial"/>
        </w:rPr>
        <w:t xml:space="preserve">. </w:t>
      </w:r>
      <w:r w:rsidR="00B06370">
        <w:rPr>
          <w:rFonts w:ascii="Arial" w:eastAsia="Arial" w:hAnsi="Arial" w:cs="Arial"/>
        </w:rPr>
        <w:t xml:space="preserve">The PL receives inputs from sensory cortices, </w:t>
      </w:r>
      <w:del w:id="323" w:author="gus hennings" w:date="2021-10-20T09:38:00Z">
        <w:r w:rsidR="00B06370" w:rsidDel="00567701">
          <w:rPr>
            <w:rFonts w:ascii="Arial" w:eastAsia="Arial" w:hAnsi="Arial" w:cs="Arial"/>
          </w:rPr>
          <w:delText xml:space="preserve">the </w:delText>
        </w:r>
      </w:del>
      <w:r w:rsidR="00B06370">
        <w:rPr>
          <w:rFonts w:ascii="Arial" w:eastAsia="Arial" w:hAnsi="Arial" w:cs="Arial"/>
        </w:rPr>
        <w:t>thalamus, and other PFC regions, in addition to reciprocal connections with the amygdala and hippocampus</w:t>
      </w:r>
      <w:r w:rsidR="00B16DEB">
        <w:rPr>
          <w:rFonts w:ascii="Arial" w:eastAsia="Arial" w:hAnsi="Arial" w:cs="Arial"/>
        </w:rPr>
        <w:t xml:space="preserve"> </w:t>
      </w:r>
      <w:r w:rsidR="00B16DEB">
        <w:rPr>
          <w:rFonts w:ascii="Arial" w:eastAsia="Arial" w:hAnsi="Arial" w:cs="Arial"/>
        </w:rPr>
        <w:fldChar w:fldCharType="begin"/>
      </w:r>
      <w:r w:rsidR="00C06015">
        <w:rPr>
          <w:rFonts w:ascii="Arial" w:eastAsia="Arial" w:hAnsi="Arial" w:cs="Arial"/>
        </w:rPr>
        <w:instrText xml:space="preserve"> ADDIN ZOTERO_ITEM CSL_CITATION {"citationID":"cpnz3pDM","properties":{"formattedCitation":"\\super 59\\nosupersub{}","plainCitation":"59","noteIndex":0},"citationItems":[{"id":1770,"uris":["http://zotero.org/users/7734491/items/HS9Q2DAQ"],"uri":["http://zotero.org/users/7734491/items/HS9Q2DAQ"],"itemData":{"id":1770,"type":"article-journal","container-title":"Brain Structure and Function","DOI":"10.1007/s00429-007-0150-4","ISSN":"1863-2653, 1863-2661","issue":"2","journalAbbreviation":"Brain Struct Funct","language":"en","page":"149-179","source":"DOI.org (Crossref)","title":"Anatomical analysis of afferent projections to the medial prefrontal cortex in the rat","URL":"http://link.springer.com/10.1007/s00429-007-0150-4","volume":"212","author":[{"family":"Hoover","given":"Walter B."},{"family":"Vertes","given":"Robert P."}],"accessed":{"date-parts":[["2021",4,19]]},"issued":{"date-parts":[["2007",9,10]]}}}],"schema":"https://github.com/citation-style-language/schema/raw/master/csl-citation.json"} </w:instrText>
      </w:r>
      <w:r w:rsidR="00B16DEB">
        <w:rPr>
          <w:rFonts w:ascii="Arial" w:eastAsia="Arial" w:hAnsi="Arial" w:cs="Arial"/>
        </w:rPr>
        <w:fldChar w:fldCharType="separate"/>
      </w:r>
      <w:r w:rsidR="00C06015" w:rsidRPr="00C06015">
        <w:rPr>
          <w:rFonts w:ascii="Arial" w:hAnsi="Arial" w:cs="Arial"/>
          <w:szCs w:val="24"/>
          <w:vertAlign w:val="superscript"/>
        </w:rPr>
        <w:t>59</w:t>
      </w:r>
      <w:r w:rsidR="00B16DEB">
        <w:rPr>
          <w:rFonts w:ascii="Arial" w:eastAsia="Arial" w:hAnsi="Arial" w:cs="Arial"/>
        </w:rPr>
        <w:fldChar w:fldCharType="end"/>
      </w:r>
      <w:r w:rsidR="00B06370">
        <w:rPr>
          <w:rFonts w:ascii="Arial" w:eastAsia="Arial" w:hAnsi="Arial" w:cs="Arial"/>
        </w:rPr>
        <w:t xml:space="preserve">. These connections allow the PL to integrate information </w:t>
      </w:r>
      <w:r w:rsidR="00666FEE">
        <w:rPr>
          <w:rFonts w:ascii="Arial" w:eastAsia="Arial" w:hAnsi="Arial" w:cs="Arial"/>
        </w:rPr>
        <w:t>from</w:t>
      </w:r>
      <w:r w:rsidR="00B06370">
        <w:rPr>
          <w:rFonts w:ascii="Arial" w:eastAsia="Arial" w:hAnsi="Arial" w:cs="Arial"/>
        </w:rPr>
        <w:t xml:space="preserve"> the external environment </w:t>
      </w:r>
      <w:r w:rsidR="00666FEE">
        <w:rPr>
          <w:rFonts w:ascii="Arial" w:eastAsia="Arial" w:hAnsi="Arial" w:cs="Arial"/>
        </w:rPr>
        <w:t xml:space="preserve">as well as </w:t>
      </w:r>
      <w:r w:rsidR="00B06370">
        <w:rPr>
          <w:rFonts w:ascii="Arial" w:eastAsia="Arial" w:hAnsi="Arial" w:cs="Arial"/>
        </w:rPr>
        <w:t xml:space="preserve">internal states to flexibly guide behavior in potentially threatening situations. </w:t>
      </w:r>
      <w:r w:rsidR="00541CE3">
        <w:rPr>
          <w:rFonts w:ascii="Arial" w:eastAsia="Arial" w:hAnsi="Arial" w:cs="Arial"/>
        </w:rPr>
        <w:t xml:space="preserve">Here, we </w:t>
      </w:r>
      <w:r w:rsidR="00666FEE">
        <w:rPr>
          <w:rFonts w:ascii="Arial" w:eastAsia="Arial" w:hAnsi="Arial" w:cs="Arial"/>
        </w:rPr>
        <w:t>found</w:t>
      </w:r>
      <w:r w:rsidR="00541CE3">
        <w:rPr>
          <w:rFonts w:ascii="Arial" w:eastAsia="Arial" w:hAnsi="Arial" w:cs="Arial"/>
        </w:rPr>
        <w:t xml:space="preserve"> that the dACC </w:t>
      </w:r>
      <w:r w:rsidR="00666FEE">
        <w:rPr>
          <w:rFonts w:ascii="Arial" w:eastAsia="Arial" w:hAnsi="Arial" w:cs="Arial"/>
        </w:rPr>
        <w:t>reinstates activity patterns unique to the formation of associative fear memories</w:t>
      </w:r>
      <w:r w:rsidR="00541CE3">
        <w:rPr>
          <w:rFonts w:ascii="Arial" w:eastAsia="Arial" w:hAnsi="Arial" w:cs="Arial"/>
        </w:rPr>
        <w:t xml:space="preserve">, confirming a role for this structure in the organization of long-term fear memories in the human </w:t>
      </w:r>
      <w:r w:rsidR="00541CE3">
        <w:rPr>
          <w:rFonts w:ascii="Arial" w:eastAsia="Arial" w:hAnsi="Arial" w:cs="Arial"/>
        </w:rPr>
        <w:lastRenderedPageBreak/>
        <w:t>brain.</w:t>
      </w:r>
      <w:del w:id="324" w:author="gus hennings" w:date="2021-10-20T09:40:00Z">
        <w:r w:rsidR="00541CE3" w:rsidDel="00567701">
          <w:rPr>
            <w:rFonts w:ascii="Arial" w:eastAsia="Arial" w:hAnsi="Arial" w:cs="Arial"/>
          </w:rPr>
          <w:delText xml:space="preserve"> T</w:delText>
        </w:r>
        <w:r w:rsidR="00B06370" w:rsidDel="00567701">
          <w:rPr>
            <w:rFonts w:ascii="Arial" w:eastAsia="Arial" w:hAnsi="Arial" w:cs="Arial"/>
          </w:rPr>
          <w:delText xml:space="preserve">he dACC is </w:delText>
        </w:r>
        <w:r w:rsidR="00541CE3" w:rsidDel="00567701">
          <w:rPr>
            <w:rFonts w:ascii="Arial" w:eastAsia="Arial" w:hAnsi="Arial" w:cs="Arial"/>
          </w:rPr>
          <w:delText>broadly activated by negative emotional stimuli</w:delText>
        </w:r>
        <w:r w:rsidR="00B16DEB" w:rsidDel="00567701">
          <w:rPr>
            <w:rFonts w:ascii="Arial" w:eastAsia="Arial" w:hAnsi="Arial" w:cs="Arial"/>
          </w:rPr>
          <w:delText xml:space="preserve"> </w:delText>
        </w:r>
        <w:r w:rsidR="00B16DEB" w:rsidDel="00567701">
          <w:rPr>
            <w:rFonts w:ascii="Arial" w:eastAsia="Arial" w:hAnsi="Arial" w:cs="Arial"/>
          </w:rPr>
          <w:fldChar w:fldCharType="begin"/>
        </w:r>
        <w:r w:rsidR="00C06015" w:rsidDel="00567701">
          <w:rPr>
            <w:rFonts w:ascii="Arial" w:eastAsia="Arial" w:hAnsi="Arial" w:cs="Arial"/>
          </w:rPr>
          <w:delInstrText xml:space="preserve"> ADDIN ZOTERO_ITEM CSL_CITATION {"citationID":"6r12pBVn","properties":{"formattedCitation":"\\super 60\\nosupersub{}","plainCitation":"60","noteIndex":0},"citationItems":[{"id":1831,"uris":["http://zotero.org/users/7734491/items/N5CAGTHA"],"uri":["http://zotero.org/users/7734491/items/N5CAGTHA"],"itemData":{"id":1831,"type":"article-journal","container-title":"Trends in Cognitive Sciences","DOI":"10.1016/j.tics.2010.11.004","ISSN":"1364-6613, 1879-307X","issue":"2","journalAbbreviation":"Trends in Cognitive Sciences","language":"English","note":"publisher: Elsevier\nPMID: 21167765","page":"85-93","source":"www-cell-com.ezproxy.lib.utexas.edu","title":"Emotional processing in anterior cingulate and medial prefrontal cortex","URL":"http://www.cell.com/trends/cognitive-sciences/abstract/S1364-6613(10)00252-4","volume":"15","author":[{"family":"Etkin","given":"Amit"},{"family":"Egner","given":"Tobias"},{"family":"Kalisch","given":"Raffael"}],"accessed":{"date-parts":[["2021",5,6]]},"issued":{"date-parts":[["2011",2,1]]}}}],"schema":"https://github.com/citation-style-language/schema/raw/master/csl-citation.json"} </w:delInstrText>
        </w:r>
        <w:r w:rsidR="00B16DEB" w:rsidDel="00567701">
          <w:rPr>
            <w:rFonts w:ascii="Arial" w:eastAsia="Arial" w:hAnsi="Arial" w:cs="Arial"/>
          </w:rPr>
          <w:fldChar w:fldCharType="separate"/>
        </w:r>
        <w:r w:rsidR="00C06015" w:rsidRPr="00C06015" w:rsidDel="00567701">
          <w:rPr>
            <w:rFonts w:ascii="Arial" w:hAnsi="Arial" w:cs="Arial"/>
            <w:szCs w:val="24"/>
            <w:vertAlign w:val="superscript"/>
          </w:rPr>
          <w:delText>60</w:delText>
        </w:r>
        <w:r w:rsidR="00B16DEB" w:rsidDel="00567701">
          <w:rPr>
            <w:rFonts w:ascii="Arial" w:eastAsia="Arial" w:hAnsi="Arial" w:cs="Arial"/>
          </w:rPr>
          <w:fldChar w:fldCharType="end"/>
        </w:r>
        <w:r w:rsidR="00B06370" w:rsidDel="00567701">
          <w:rPr>
            <w:rFonts w:ascii="Arial" w:eastAsia="Arial" w:hAnsi="Arial" w:cs="Arial"/>
          </w:rPr>
          <w:delText xml:space="preserve">, </w:delText>
        </w:r>
        <w:r w:rsidR="00541CE3" w:rsidDel="00567701">
          <w:rPr>
            <w:rFonts w:ascii="Arial" w:eastAsia="Arial" w:hAnsi="Arial" w:cs="Arial"/>
          </w:rPr>
          <w:delText xml:space="preserve">including </w:delText>
        </w:r>
        <w:r w:rsidR="00095A16" w:rsidDel="00567701">
          <w:rPr>
            <w:rFonts w:ascii="Arial" w:eastAsia="Arial" w:hAnsi="Arial" w:cs="Arial"/>
          </w:rPr>
          <w:delText xml:space="preserve">during </w:delText>
        </w:r>
        <w:r w:rsidR="00541CE3" w:rsidDel="00567701">
          <w:rPr>
            <w:rFonts w:ascii="Arial" w:eastAsia="Arial" w:hAnsi="Arial" w:cs="Arial"/>
          </w:rPr>
          <w:delText>emotional</w:delText>
        </w:r>
        <w:r w:rsidR="00B06370" w:rsidDel="00567701">
          <w:rPr>
            <w:rFonts w:ascii="Arial" w:eastAsia="Arial" w:hAnsi="Arial" w:cs="Arial"/>
          </w:rPr>
          <w:delText xml:space="preserve"> episodic memory retrieval</w:delText>
        </w:r>
        <w:r w:rsidR="00B16DEB" w:rsidDel="00567701">
          <w:rPr>
            <w:rFonts w:ascii="Arial" w:eastAsia="Arial" w:hAnsi="Arial" w:cs="Arial"/>
          </w:rPr>
          <w:delText xml:space="preserve"> </w:delText>
        </w:r>
        <w:r w:rsidR="00B16DEB" w:rsidDel="00567701">
          <w:rPr>
            <w:rFonts w:ascii="Arial" w:eastAsia="Arial" w:hAnsi="Arial" w:cs="Arial"/>
          </w:rPr>
          <w:fldChar w:fldCharType="begin"/>
        </w:r>
        <w:r w:rsidR="00C06015" w:rsidDel="00567701">
          <w:rPr>
            <w:rFonts w:ascii="Arial" w:eastAsia="Arial" w:hAnsi="Arial" w:cs="Arial"/>
          </w:rPr>
          <w:delInstrText xml:space="preserve"> ADDIN ZOTERO_ITEM CSL_CITATION {"citationID":"ONzp8jNJ","properties":{"formattedCitation":"\\super 61\\nosupersub{}","plainCitation":"61","noteIndex":0},"citationItems":[{"id":1582,"uris":["http://zotero.org/users/7734491/items/352I7EAG"],"uri":["http://zotero.org/users/7734491/items/352I7EAG"],"itemData":{"id":1582,"type":"article-journal","abstract":"Models of episodic emotional memory typically concern why emotional events are more likely to be remembered than neutral events, focusing on interactions between the amygdala and other medial temporal lobe regions. But memories of emotional events can be distinguished by their affective tone and framing. We propose that the dorsomedial prefrontal cortex (dmPFC), a region that is increasingly recognized to crosscut socio-affective and cognitive domains, plays a key role in this aspect of emotional memory. After briefly reviewing the role of the dmPFC in the control of behaviors ranging from actions to emotions to social cognition, we delve into the accumulating evidence that its functions also subserve the abstraction of meaning from events and the control of memories, particularly emotional memories. Its role begins during the encoding of emotional experiences, continues through their stabilization, and endures during the retrieval of memory content. At each phase, the dmPFC participates in the integration of affective and cognitive components of memories, setting up networks and framings that either emphasize or de-emphasize emotional content. Incorporating the dmPFC into models of episodic emotional memory should provide leverage in understanding the affective tone with which experiences are brought to memory.","container-title":"Current Directions in Psychological Science","DOI":"10.1177/0963721421990081","ISSN":"0963-7214","journalAbbreviation":"Curr Dir Psychol Sci","note":"publisher: SAGE Publications Inc","page":"0963721421990081","source":"SAGE Journals","title":"Guiding the Emotion in Emotional Memories: The Role of the Dorsomedial Prefrontal Cortex","title-short":"Guiding the Emotion in Emotional Memories","URL":"https://doi.org/10.1177/0963721421990081","author":[{"family":"Kensinger","given":"Elizabeth A."},{"family":"Ford","given":"Jaclyn H."}],"accessed":{"date-parts":[["2021",4,5]]},"issued":{"date-parts":[["2021",3,30]]}}}],"schema":"https://github.com/citation-style-language/schema/raw/master/csl-citation.json"} </w:delInstrText>
        </w:r>
        <w:r w:rsidR="00B16DEB" w:rsidDel="00567701">
          <w:rPr>
            <w:rFonts w:ascii="Arial" w:eastAsia="Arial" w:hAnsi="Arial" w:cs="Arial"/>
          </w:rPr>
          <w:fldChar w:fldCharType="separate"/>
        </w:r>
        <w:r w:rsidR="00C06015" w:rsidRPr="00C06015" w:rsidDel="00567701">
          <w:rPr>
            <w:rFonts w:ascii="Arial" w:hAnsi="Arial" w:cs="Arial"/>
            <w:szCs w:val="24"/>
            <w:vertAlign w:val="superscript"/>
          </w:rPr>
          <w:delText>61</w:delText>
        </w:r>
        <w:r w:rsidR="00B16DEB" w:rsidDel="00567701">
          <w:rPr>
            <w:rFonts w:ascii="Arial" w:eastAsia="Arial" w:hAnsi="Arial" w:cs="Arial"/>
          </w:rPr>
          <w:fldChar w:fldCharType="end"/>
        </w:r>
        <w:r w:rsidR="00B16DEB" w:rsidDel="00567701">
          <w:rPr>
            <w:rFonts w:ascii="Arial" w:eastAsia="Arial" w:hAnsi="Arial" w:cs="Arial"/>
          </w:rPr>
          <w:delText>.</w:delText>
        </w:r>
      </w:del>
      <w:r w:rsidR="00B16DEB">
        <w:rPr>
          <w:rFonts w:ascii="Arial" w:eastAsia="Arial" w:hAnsi="Arial" w:cs="Arial"/>
        </w:rPr>
        <w:t xml:space="preserve"> </w:t>
      </w:r>
      <w:r w:rsidR="00541CE3">
        <w:rPr>
          <w:rFonts w:ascii="Arial" w:eastAsia="Arial" w:hAnsi="Arial" w:cs="Arial"/>
        </w:rPr>
        <w:t xml:space="preserve">A </w:t>
      </w:r>
      <w:r w:rsidR="00B06370">
        <w:rPr>
          <w:rFonts w:ascii="Arial" w:eastAsia="Arial" w:hAnsi="Arial" w:cs="Arial"/>
        </w:rPr>
        <w:t>whole brain searchlight analysis also revealed reinstatement of fear memories in the anterior insula, which together with the dACC are hubs of the salience network</w:t>
      </w:r>
      <w:r w:rsidR="00B16DEB">
        <w:rPr>
          <w:rFonts w:ascii="Arial" w:eastAsia="Arial" w:hAnsi="Arial" w:cs="Arial"/>
        </w:rPr>
        <w:t xml:space="preserve"> </w:t>
      </w:r>
      <w:r w:rsidR="00B16DEB">
        <w:rPr>
          <w:rFonts w:ascii="Arial" w:eastAsia="Arial" w:hAnsi="Arial" w:cs="Arial"/>
        </w:rPr>
        <w:fldChar w:fldCharType="begin"/>
      </w:r>
      <w:r w:rsidR="00BA52D4">
        <w:rPr>
          <w:rFonts w:ascii="Arial" w:eastAsia="Arial" w:hAnsi="Arial" w:cs="Arial"/>
        </w:rPr>
        <w:instrText xml:space="preserve"> ADDIN ZOTERO_ITEM CSL_CITATION {"citationID":"2ZgvwgvK","properties":{"formattedCitation":"\\super 60\\nosupersub{}","plainCitation":"60","noteIndex":0},"citationItems":[{"id":1779,"uris":["http://zotero.org/users/7734491/items/BPZECPY4"],"uri":["http://zotero.org/users/7734491/items/BPZECPY4"],"itemData":{"id":1779,"type":"article-journal","container-title":"The Journal of Neuroscience","DOI":"10.1523/JNEUROSCI.1138-17.2019","ISSN":"0270-6474, 1529-2401","issue":"50","journalAbbreviation":"J. Neurosci.","language":"en","page":"9878-9882","source":"DOI.org (Crossref)","title":"The Salience Network: A Neural System for Perceiving and Responding to Homeostatic Demands","title-short":"The Salience Network","URL":"http://www.jneurosci.org/lookup/doi/10.1523/JNEUROSCI.1138-17.2019","volume":"39","author":[{"family":"Seeley","given":"William W."}],"accessed":{"date-parts":[["2021",4,19]]},"issued":{"date-parts":[["2019",12,11]]}}}],"schema":"https://github.com/citation-style-language/schema/raw/master/csl-citation.json"} </w:instrText>
      </w:r>
      <w:r w:rsidR="00B16DEB">
        <w:rPr>
          <w:rFonts w:ascii="Arial" w:eastAsia="Arial" w:hAnsi="Arial" w:cs="Arial"/>
        </w:rPr>
        <w:fldChar w:fldCharType="separate"/>
      </w:r>
      <w:r w:rsidR="00BA52D4" w:rsidRPr="00BA52D4">
        <w:rPr>
          <w:rFonts w:ascii="Arial" w:hAnsi="Arial" w:cs="Arial"/>
          <w:szCs w:val="24"/>
          <w:vertAlign w:val="superscript"/>
        </w:rPr>
        <w:t>60</w:t>
      </w:r>
      <w:r w:rsidR="00B16DEB">
        <w:rPr>
          <w:rFonts w:ascii="Arial" w:eastAsia="Arial" w:hAnsi="Arial" w:cs="Arial"/>
        </w:rPr>
        <w:fldChar w:fldCharType="end"/>
      </w:r>
      <w:r w:rsidR="00B06370">
        <w:rPr>
          <w:rFonts w:ascii="Arial" w:eastAsia="Arial" w:hAnsi="Arial" w:cs="Arial"/>
        </w:rPr>
        <w:t xml:space="preserve">. </w:t>
      </w:r>
      <w:r w:rsidR="00095A16">
        <w:rPr>
          <w:rFonts w:ascii="Arial" w:eastAsia="Arial" w:hAnsi="Arial" w:cs="Arial"/>
        </w:rPr>
        <w:t xml:space="preserve">Collectively, fear memory representations appear distributed across cortical and subcortical networks that may </w:t>
      </w:r>
      <w:r w:rsidR="00D36265">
        <w:rPr>
          <w:rFonts w:ascii="Arial" w:eastAsia="Arial" w:hAnsi="Arial" w:cs="Arial"/>
        </w:rPr>
        <w:t>code</w:t>
      </w:r>
      <w:r w:rsidR="00095A16">
        <w:rPr>
          <w:rFonts w:ascii="Arial" w:eastAsia="Arial" w:hAnsi="Arial" w:cs="Arial"/>
        </w:rPr>
        <w:t xml:space="preserve"> </w:t>
      </w:r>
      <w:r w:rsidR="00D36265">
        <w:rPr>
          <w:rFonts w:ascii="Arial" w:eastAsia="Arial" w:hAnsi="Arial" w:cs="Arial"/>
        </w:rPr>
        <w:t xml:space="preserve">for </w:t>
      </w:r>
      <w:r w:rsidR="00095A16">
        <w:rPr>
          <w:rFonts w:ascii="Arial" w:eastAsia="Arial" w:hAnsi="Arial" w:cs="Arial"/>
        </w:rPr>
        <w:t xml:space="preserve">unique aspects of </w:t>
      </w:r>
      <w:r w:rsidR="00D36265">
        <w:rPr>
          <w:rFonts w:ascii="Arial" w:eastAsia="Arial" w:hAnsi="Arial" w:cs="Arial"/>
        </w:rPr>
        <w:t>the</w:t>
      </w:r>
      <w:r w:rsidR="00095A16">
        <w:rPr>
          <w:rFonts w:ascii="Arial" w:eastAsia="Arial" w:hAnsi="Arial" w:cs="Arial"/>
        </w:rPr>
        <w:t xml:space="preserve"> fear experience </w:t>
      </w:r>
      <w:r w:rsidR="005870F2">
        <w:rPr>
          <w:rFonts w:ascii="Arial" w:eastAsia="Arial" w:hAnsi="Arial" w:cs="Arial"/>
        </w:rPr>
        <w:fldChar w:fldCharType="begin"/>
      </w:r>
      <w:r w:rsidR="00BA52D4">
        <w:rPr>
          <w:rFonts w:ascii="Arial" w:eastAsia="Arial" w:hAnsi="Arial" w:cs="Arial"/>
        </w:rPr>
        <w:instrText xml:space="preserve"> ADDIN ZOTERO_ITEM CSL_CITATION {"citationID":"T10RV2Em","properties":{"formattedCitation":"\\super 19,61\\nosupersub{}","plainCitation":"19,61","noteIndex":0},"citationItems":[{"id":931,"uris":["http://zotero.org/users/7734491/items/3SUS6J8A"],"uri":["http://zotero.org/users/7734491/items/3SUS6J8A"],"itemData":{"id":931,"type":"article-journal","abstract":"Memory retrieval involves the interaction between external sensory or internally generated cues and stored memory traces (or engrams) in a process termed ‘ecphory’. While ecphory has been examined in human cognitive neuroscience research, its neurobiological foundation is less understood. To the extent that ecphory involves ‘reawakening’ of engrams, leveraging recently developed technologies that can identify and manipulate engrams in rodents provides a fertile avenue for examining retrieval at the level of neuronal ensembles. Here we evaluate emerging neuroscientific research of this type, using cognitive theory as a guiding principle to organize and interpret initial findings. Our Review highlights the critical interaction between engrams and retrieval cues (environmental or artificial) for memory accessibility and retrieval success. These findings also highlight the intimate relationship between the mechanisms important in forming engrams and those important in their recovery, as captured in the cognitive notion of ‘encoding specificity’. Finally, we identify several questions that currently remain unanswered.","container-title":"Nature Neuroscience","DOI":"10.1038/s41593-019-0493-1","ISSN":"15461726","issue":"10","note":"PMID: 31551594\npublisher: Nature Publishing Group\nCitation Key: Frankland2019","page":"1576-1585","title":"The neurobiological foundation of memory retrieval","URL":"http://www.nature.com/articles/s41593-019-0493-1","volume":"22","author":[{"family":"Frankland","given":"Paul W."},{"family":"Josselyn","given":"Sheena A."},{"family":"Köhler","given":"Stefan"}],"accessed":{"date-parts":[["2019",10,17]]},"issued":{"date-parts":[["2019",10,24]]}}},{"id":1835,"uris":["http://zotero.org/users/7734491/items/EJTB4L5P"],"uri":["http://zotero.org/users/7734491/items/EJTB4L5P"],"itemData":{"id":1835,"type":"article-journal","abstract":"Long-term memories are thought to depend upon the coordinated activation of a broad network of cortical and subcortical brain regions. However, the distributed nature of this representation has made it challenging to define the neural elements of the memory trace, and lesion and electrophysiological approaches provide only a narrow window into what is appreciated a much more global network. Here we used a global mapping approach to identify networks of brain regions activated following recall of long-term fear memories in mice. Analysis of Fos expression across 84 brain regions allowed us to identify regions that were co-active following memory recall. These analyses revealed that the functional organization of long-term fear memories depends on memory age and is altered in mutant mice that exhibit premature forgetting. Most importantly, these analyses indicate that long-term memory recall engages a network that has a distinct thalamic-hippocampal-cortical signature. This network is concurrently integrated and segregated and therefore has small-world properties, and contains hub-like regions in the prefrontal cortex and thalamus that may play privileged roles in memory expression.","container-title":"PLOS Computational Biology","DOI":"10.1371/journal.pcbi.1002853","ISSN":"1553-7358","issue":"1","journalAbbreviation":"PLOS Computational Biology","language":"en","note":"publisher: Public Library of Science","page":"e1002853","source":"PLoS Journals","title":"Identification of a Functional Connectome for Long-Term Fear Memory in Mice","URL":"https://journals.plos.org/ploscompbiol/article?id=10.1371/journal.pcbi.1002853","volume":"9","author":[{"family":"Wheeler","given":"Anne L."},{"family":"Teixeira","given":"Cátia M."},{"family":"Wang","given":"Afra H."},{"family":"Xiong","given":"Xuejian"},{"family":"Kovacevic","given":"Natasa"},{"family":"Lerch","given":"Jason P."},{"family":"McIntosh","given":"Anthony R."},{"family":"Parkinson","given":"John"},{"family":"Frankland","given":"Paul W."}],"accessed":{"date-parts":[["2021",5,6]]},"issued":{"date-parts":[["2013",1,3]]}}}],"schema":"https://github.com/citation-style-language/schema/raw/master/csl-citation.json"} </w:instrText>
      </w:r>
      <w:r w:rsidR="005870F2">
        <w:rPr>
          <w:rFonts w:ascii="Arial" w:eastAsia="Arial" w:hAnsi="Arial" w:cs="Arial"/>
        </w:rPr>
        <w:fldChar w:fldCharType="separate"/>
      </w:r>
      <w:r w:rsidR="00BA52D4" w:rsidRPr="00BA52D4">
        <w:rPr>
          <w:rFonts w:ascii="Arial" w:hAnsi="Arial" w:cs="Arial"/>
          <w:szCs w:val="24"/>
          <w:vertAlign w:val="superscript"/>
        </w:rPr>
        <w:t>19,61</w:t>
      </w:r>
      <w:r w:rsidR="005870F2">
        <w:rPr>
          <w:rFonts w:ascii="Arial" w:eastAsia="Arial" w:hAnsi="Arial" w:cs="Arial"/>
        </w:rPr>
        <w:fldChar w:fldCharType="end"/>
      </w:r>
      <w:r w:rsidR="005870F2">
        <w:rPr>
          <w:rFonts w:ascii="Arial" w:eastAsia="Arial" w:hAnsi="Arial" w:cs="Arial"/>
        </w:rPr>
        <w:t xml:space="preserve">. </w:t>
      </w:r>
      <w:r w:rsidR="00095A16">
        <w:rPr>
          <w:rFonts w:ascii="Arial" w:eastAsia="Arial" w:hAnsi="Arial" w:cs="Arial"/>
        </w:rPr>
        <w:t>Orchestration between these regions likely</w:t>
      </w:r>
      <w:r w:rsidR="00B06370">
        <w:rPr>
          <w:rFonts w:ascii="Arial" w:eastAsia="Arial" w:hAnsi="Arial" w:cs="Arial"/>
        </w:rPr>
        <w:t xml:space="preserve"> </w:t>
      </w:r>
      <w:r w:rsidR="00541CE3">
        <w:rPr>
          <w:rFonts w:ascii="Arial" w:eastAsia="Arial" w:hAnsi="Arial" w:cs="Arial"/>
        </w:rPr>
        <w:t>determine</w:t>
      </w:r>
      <w:r w:rsidR="00095A16">
        <w:rPr>
          <w:rFonts w:ascii="Arial" w:eastAsia="Arial" w:hAnsi="Arial" w:cs="Arial"/>
        </w:rPr>
        <w:t>s</w:t>
      </w:r>
      <w:r w:rsidR="00541CE3">
        <w:rPr>
          <w:rFonts w:ascii="Arial" w:eastAsia="Arial" w:hAnsi="Arial" w:cs="Arial"/>
        </w:rPr>
        <w:t xml:space="preserve"> retrieval of fear memory over extinction memory.</w:t>
      </w:r>
      <w:r w:rsidR="00B06370">
        <w:rPr>
          <w:rFonts w:ascii="Arial" w:eastAsia="Arial" w:hAnsi="Arial" w:cs="Arial"/>
        </w:rPr>
        <w:t xml:space="preserve"> </w:t>
      </w:r>
    </w:p>
    <w:p w14:paraId="705EE547" w14:textId="4B195CE2" w:rsidR="000F625B" w:rsidRDefault="00541CE3">
      <w:pPr>
        <w:spacing w:line="480" w:lineRule="auto"/>
        <w:ind w:firstLine="720"/>
        <w:jc w:val="both"/>
        <w:rPr>
          <w:rFonts w:ascii="Arial" w:eastAsia="Arial" w:hAnsi="Arial" w:cs="Arial"/>
        </w:rPr>
      </w:pPr>
      <w:r>
        <w:rPr>
          <w:rFonts w:ascii="Arial" w:eastAsia="Arial" w:hAnsi="Arial" w:cs="Arial"/>
        </w:rPr>
        <w:t>T</w:t>
      </w:r>
      <w:r w:rsidR="00B06370">
        <w:rPr>
          <w:rFonts w:ascii="Arial" w:eastAsia="Arial" w:hAnsi="Arial" w:cs="Arial"/>
        </w:rPr>
        <w:t xml:space="preserve">he </w:t>
      </w:r>
      <w:r>
        <w:rPr>
          <w:rFonts w:ascii="Arial" w:eastAsia="Arial" w:hAnsi="Arial" w:cs="Arial"/>
        </w:rPr>
        <w:t xml:space="preserve">rodent </w:t>
      </w:r>
      <w:r w:rsidR="00B06370">
        <w:rPr>
          <w:rFonts w:ascii="Arial" w:eastAsia="Arial" w:hAnsi="Arial" w:cs="Arial"/>
        </w:rPr>
        <w:t xml:space="preserve">IL is necessary for the long-term </w:t>
      </w:r>
      <w:ins w:id="325" w:author="gus hennings" w:date="2021-10-20T09:49:00Z">
        <w:r w:rsidR="00282E40">
          <w:rPr>
            <w:rFonts w:ascii="Arial" w:eastAsia="Arial" w:hAnsi="Arial" w:cs="Arial"/>
          </w:rPr>
          <w:t>extinction memor</w:t>
        </w:r>
      </w:ins>
      <w:ins w:id="326" w:author="gus hennings" w:date="2021-10-20T09:50:00Z">
        <w:r w:rsidR="00282E40">
          <w:rPr>
            <w:rFonts w:ascii="Arial" w:eastAsia="Arial" w:hAnsi="Arial" w:cs="Arial"/>
          </w:rPr>
          <w:t>y</w:t>
        </w:r>
      </w:ins>
      <w:ins w:id="327" w:author="gus hennings" w:date="2021-10-20T09:49:00Z">
        <w:r w:rsidR="00282E40">
          <w:rPr>
            <w:rFonts w:ascii="Arial" w:eastAsia="Arial" w:hAnsi="Arial" w:cs="Arial"/>
          </w:rPr>
          <w:t xml:space="preserve"> </w:t>
        </w:r>
      </w:ins>
      <w:r w:rsidR="00B06370">
        <w:rPr>
          <w:rFonts w:ascii="Arial" w:eastAsia="Arial" w:hAnsi="Arial" w:cs="Arial"/>
        </w:rPr>
        <w:t xml:space="preserve">retention </w:t>
      </w:r>
      <w:del w:id="328" w:author="gus hennings" w:date="2021-10-20T09:49:00Z">
        <w:r w:rsidR="00B06370" w:rsidDel="00282E40">
          <w:rPr>
            <w:rFonts w:ascii="Arial" w:eastAsia="Arial" w:hAnsi="Arial" w:cs="Arial"/>
          </w:rPr>
          <w:delText>of extinction memories</w:delText>
        </w:r>
        <w:r w:rsidR="006A04AF" w:rsidDel="00282E40">
          <w:rPr>
            <w:rFonts w:ascii="Arial" w:eastAsia="Arial" w:hAnsi="Arial" w:cs="Arial"/>
          </w:rPr>
          <w:delText xml:space="preserve"> </w:delText>
        </w:r>
      </w:del>
      <w:r w:rsidR="006A04AF">
        <w:rPr>
          <w:rFonts w:ascii="Arial" w:eastAsia="Arial" w:hAnsi="Arial" w:cs="Arial"/>
        </w:rPr>
        <w:fldChar w:fldCharType="begin"/>
      </w:r>
      <w:r w:rsidR="00C06015">
        <w:rPr>
          <w:rFonts w:ascii="Arial" w:eastAsia="Arial" w:hAnsi="Arial" w:cs="Arial"/>
        </w:rPr>
        <w:instrText xml:space="preserve"> ADDIN ZOTERO_ITEM CSL_CITATION {"citationID":"S4hQLrea","properties":{"formattedCitation":"\\super 24\\nosupersub{}","plainCitation":"24","noteIndex":0},"citationItems":[{"id":737,"uris":["http://zotero.org/users/7734491/items/DJQTR5AX"],"uri":["http://zotero.org/users/7734491/items/DJQTR5AX"],"itemData":{"id":737,"type":"article-journal","abstract":"Previous rodent studies have implicated the infralimbic (IL) subregion of the medial prefrontal cortex in extinction of auditory fear conditioning. However, these studies used pharmacological inactivation or electrical stimulation techniques, which lack temporal precision and neuronal specificity. Here, we used an optogenetic approach to either activate (with channelrhodopsin) or silence (with halorhodopsin) glutamatergic IL neurons during conditioned tones delivered in one of two phases: extinction training or extinction retrieval. Activating IL neurons during extinction training reduced fear expression and strengthened extinction memory the following day. Silencing IL neurons during extinction training had no effect on within-session extinction, but impaired the retrieval of extinction the following day, indicating that IL activity during extinction tones is necessary for the formation of extinction memory. Surprisingly, however, silencing IL neurons optogenetically or pharmacologically during the retrieval of extinction 1 day or 1 week following extinction training had no effect. Our findings suggest that IL activity during extinction training likely facilitates storage of extinction in target structures, but contrary to current models, IL activity does not appear to be necessary for retrieval of extinction memory.","container-title":"Journal of Neuroscience","DOI":"10.1523/JNEUROSCI.3137-14.2015","ISSN":"15292401","issue":"8","note":"Citation Key: Do-Monte2015","page":"3607-3615","title":"Revisiting the role of infralimbic cortex in fear extinction with optogenetics","volume":"35","author":[{"family":"Do-Monte","given":"Fabricio H"},{"family":"Manzano-Nieves","given":"Gabriela"},{"family":"Quiñones-Laracuente","given":"Kelvin"},{"family":"Ramos-Medina","given":"Liorimar"},{"family":"Quirk","given":"Gregory J."}],"accessed":{"date-parts":[["2018",6,20]]},"issued":{"date-parts":[["2015"]]}}}],"schema":"https://github.com/citation-style-language/schema/raw/master/csl-citation.json"} </w:instrText>
      </w:r>
      <w:r w:rsidR="006A04AF">
        <w:rPr>
          <w:rFonts w:ascii="Arial" w:eastAsia="Arial" w:hAnsi="Arial" w:cs="Arial"/>
        </w:rPr>
        <w:fldChar w:fldCharType="separate"/>
      </w:r>
      <w:r w:rsidR="00C06015" w:rsidRPr="00C06015">
        <w:rPr>
          <w:rFonts w:ascii="Arial" w:hAnsi="Arial" w:cs="Arial"/>
          <w:szCs w:val="24"/>
          <w:vertAlign w:val="superscript"/>
        </w:rPr>
        <w:t>24</w:t>
      </w:r>
      <w:r w:rsidR="006A04AF">
        <w:rPr>
          <w:rFonts w:ascii="Arial" w:eastAsia="Arial" w:hAnsi="Arial" w:cs="Arial"/>
        </w:rPr>
        <w:fldChar w:fldCharType="end"/>
      </w:r>
      <w:r w:rsidR="00B06370">
        <w:rPr>
          <w:rFonts w:ascii="Arial" w:eastAsia="Arial" w:hAnsi="Arial" w:cs="Arial"/>
        </w:rPr>
        <w:t xml:space="preserve">, and is inhibited </w:t>
      </w:r>
      <w:r w:rsidR="00961921">
        <w:rPr>
          <w:rFonts w:ascii="Arial" w:eastAsia="Arial" w:hAnsi="Arial" w:cs="Arial"/>
        </w:rPr>
        <w:t>by the</w:t>
      </w:r>
      <w:ins w:id="329" w:author="gus hennings" w:date="2021-10-20T09:50:00Z">
        <w:r w:rsidR="00282E40">
          <w:rPr>
            <w:rFonts w:ascii="Arial" w:eastAsia="Arial" w:hAnsi="Arial" w:cs="Arial"/>
          </w:rPr>
          <w:t xml:space="preserve"> </w:t>
        </w:r>
        <w:proofErr w:type="spellStart"/>
        <w:r w:rsidR="00282E40">
          <w:rPr>
            <w:rFonts w:ascii="Arial" w:eastAsia="Arial" w:hAnsi="Arial" w:cs="Arial"/>
          </w:rPr>
          <w:t>vHC</w:t>
        </w:r>
      </w:ins>
      <w:proofErr w:type="spellEnd"/>
      <w:del w:id="330" w:author="gus hennings" w:date="2021-10-20T09:50:00Z">
        <w:r w:rsidR="00961921" w:rsidDel="00282E40">
          <w:rPr>
            <w:rFonts w:ascii="Arial" w:eastAsia="Arial" w:hAnsi="Arial" w:cs="Arial"/>
          </w:rPr>
          <w:delText xml:space="preserve"> ventral hippocampus</w:delText>
        </w:r>
      </w:del>
      <w:r w:rsidR="00961921">
        <w:rPr>
          <w:rFonts w:ascii="Arial" w:eastAsia="Arial" w:hAnsi="Arial" w:cs="Arial"/>
        </w:rPr>
        <w:t xml:space="preserve"> </w:t>
      </w:r>
      <w:r w:rsidR="00B06370">
        <w:rPr>
          <w:rFonts w:ascii="Arial" w:eastAsia="Arial" w:hAnsi="Arial" w:cs="Arial"/>
        </w:rPr>
        <w:t xml:space="preserve">during fear renewal </w:t>
      </w:r>
      <w:r w:rsidR="006A04AF">
        <w:rPr>
          <w:rFonts w:ascii="Arial" w:eastAsia="Arial" w:hAnsi="Arial" w:cs="Arial"/>
        </w:rPr>
        <w:fldChar w:fldCharType="begin"/>
      </w:r>
      <w:r w:rsidR="00C06015">
        <w:rPr>
          <w:rFonts w:ascii="Arial" w:eastAsia="Arial" w:hAnsi="Arial" w:cs="Arial"/>
        </w:rPr>
        <w:instrText xml:space="preserve"> ADDIN ZOTERO_ITEM CSL_CITATION {"citationID":"czK4QUxk","properties":{"formattedCitation":"\\super 27\\nosupersub{}","plainCitation":"27","noteIndex":0},"citationItems":[{"id":821,"uris":["http://zotero.org/users/7734491/items/8AQ4CV3U"],"uri":["http://zotero.org/users/7734491/items/8AQ4CV3U"],"itemData":{"id":821,"type":"article-journal","abstract":"The medial prefrontal cortex (mPFC) has been implicated in the extinction of emotional memories, including conditioned fear. We found that ventral hippocampal (vHPC) projections to the infralimbic (IL) cortex recruited parvalbumin-expressing interneurons to counter the expression of extinguished fear and promote fear relapse. Whole-cell recordings ex vivo revealed that optogenetic activation of vHPC input to amygdala-projecting pyramidal neurons in the IL was dominated by feed-forward inhibition. Selectively silencing parvalbumin-expressing, but not somatostatin-expressing, interneurons in the IL eliminated vHPC-mediated inhibition. In behaving rats, pharmacogenetic activation of vHPC→IL projections impaired extinction recall, whereas silencing IL projectors diminished fear renewal. Intra-IL infusion of GABA receptor agonists or antagonists, respectively, reproduced these effects. Together, our findings describe a previously unknown circuit mechanism for the contextual control of fear, and indicate that vHPC-mediated inhibition of IL is an essential neural substrate for fear relapse.","container-title":"Nature Neuroscience","DOI":"10.1038/s41593-018-0073-9","ISSN":"15461726","issue":"3","note":"PMID: 29403033\nCitation Key: Marek2018\nISBN: 4159301800","page":"384-392","title":"Hippocampus-driven feed-forward inhibition of the prefrontal cortex mediates relapse of extinguished fear","volume":"21","author":[{"family":"Marek","given":"Roger"},{"family":"Jin","given":"Jingji"},{"family":"Goode","given":"Travis D."},{"family":"Giustino","given":"Thomas F."},{"family":"Wang","given":"Qian"},{"family":"Acca","given":"Gillian M."},{"family":"Holehonnur","given":"Roopashri"},{"family":"Ploski","given":"Jonathan E."},{"family":"Fitzgerald","given":"Paul J."},{"family":"Lynagh","given":"Timothy"},{"family":"Lynch","given":"Joseph W."},{"family":"Maren","given":"Stephen"},{"family":"Sah","given":"Pankaj"}],"accessed":{"date-parts":[["2018",5,2]]},"issued":{"date-parts":[["2018"]]}}}],"schema":"https://github.com/citation-style-language/schema/raw/master/csl-citation.json"} </w:instrText>
      </w:r>
      <w:r w:rsidR="006A04AF">
        <w:rPr>
          <w:rFonts w:ascii="Arial" w:eastAsia="Arial" w:hAnsi="Arial" w:cs="Arial"/>
        </w:rPr>
        <w:fldChar w:fldCharType="separate"/>
      </w:r>
      <w:r w:rsidR="00C06015" w:rsidRPr="00C06015">
        <w:rPr>
          <w:rFonts w:ascii="Arial" w:hAnsi="Arial" w:cs="Arial"/>
          <w:szCs w:val="24"/>
          <w:vertAlign w:val="superscript"/>
        </w:rPr>
        <w:t>27</w:t>
      </w:r>
      <w:r w:rsidR="006A04AF">
        <w:rPr>
          <w:rFonts w:ascii="Arial" w:eastAsia="Arial" w:hAnsi="Arial" w:cs="Arial"/>
        </w:rPr>
        <w:fldChar w:fldCharType="end"/>
      </w:r>
      <w:r w:rsidR="00B06370">
        <w:rPr>
          <w:rFonts w:ascii="Arial" w:eastAsia="Arial" w:hAnsi="Arial" w:cs="Arial"/>
        </w:rPr>
        <w:t xml:space="preserve">. Here, we found that the vmPFC </w:t>
      </w:r>
      <w:r w:rsidR="00666FEE">
        <w:rPr>
          <w:rFonts w:ascii="Arial" w:eastAsia="Arial" w:hAnsi="Arial" w:cs="Arial"/>
        </w:rPr>
        <w:t>reinstates activity patterns unique to the formation of</w:t>
      </w:r>
      <w:del w:id="331" w:author="gus hennings" w:date="2021-10-20T09:42:00Z">
        <w:r w:rsidR="00666FEE" w:rsidDel="00567701">
          <w:rPr>
            <w:rFonts w:ascii="Arial" w:eastAsia="Arial" w:hAnsi="Arial" w:cs="Arial"/>
          </w:rPr>
          <w:delText xml:space="preserve"> an</w:delText>
        </w:r>
      </w:del>
      <w:r w:rsidR="00666FEE">
        <w:rPr>
          <w:rFonts w:ascii="Arial" w:eastAsia="Arial" w:hAnsi="Arial" w:cs="Arial"/>
        </w:rPr>
        <w:t xml:space="preserve"> extinction memor</w:t>
      </w:r>
      <w:ins w:id="332" w:author="gus hennings" w:date="2021-10-20T09:42:00Z">
        <w:r w:rsidR="00567701">
          <w:rPr>
            <w:rFonts w:ascii="Arial" w:eastAsia="Arial" w:hAnsi="Arial" w:cs="Arial"/>
          </w:rPr>
          <w:t>ies</w:t>
        </w:r>
      </w:ins>
      <w:del w:id="333" w:author="gus hennings" w:date="2021-10-20T09:42:00Z">
        <w:r w:rsidR="00666FEE" w:rsidDel="00567701">
          <w:rPr>
            <w:rFonts w:ascii="Arial" w:eastAsia="Arial" w:hAnsi="Arial" w:cs="Arial"/>
          </w:rPr>
          <w:delText>y</w:delText>
        </w:r>
      </w:del>
      <w:r w:rsidR="00666FEE">
        <w:rPr>
          <w:rFonts w:ascii="Arial" w:eastAsia="Arial" w:hAnsi="Arial" w:cs="Arial"/>
        </w:rPr>
        <w:t xml:space="preserve"> in the healthy adult brain</w:t>
      </w:r>
      <w:r w:rsidR="00B06370">
        <w:rPr>
          <w:rFonts w:ascii="Arial" w:eastAsia="Arial" w:hAnsi="Arial" w:cs="Arial"/>
        </w:rPr>
        <w:t xml:space="preserve">. </w:t>
      </w:r>
      <w:r>
        <w:rPr>
          <w:rFonts w:ascii="Arial" w:eastAsia="Arial" w:hAnsi="Arial" w:cs="Arial"/>
        </w:rPr>
        <w:t xml:space="preserve">Notably, </w:t>
      </w:r>
      <w:r w:rsidR="00D36265">
        <w:rPr>
          <w:rFonts w:ascii="Arial" w:eastAsia="Arial" w:hAnsi="Arial" w:cs="Arial"/>
        </w:rPr>
        <w:t xml:space="preserve">univariate </w:t>
      </w:r>
      <w:r>
        <w:rPr>
          <w:rFonts w:ascii="Arial" w:eastAsia="Arial" w:hAnsi="Arial" w:cs="Arial"/>
        </w:rPr>
        <w:t>human neuroimaging evidence for the involvement of the vmPFC in extinction learning and recall has been limited and mixed</w:t>
      </w:r>
      <w:r w:rsidR="006A04AF">
        <w:rPr>
          <w:rFonts w:ascii="Arial" w:eastAsia="Arial" w:hAnsi="Arial" w:cs="Arial"/>
        </w:rPr>
        <w:t xml:space="preserve"> </w:t>
      </w:r>
      <w:r w:rsidR="006A04AF">
        <w:rPr>
          <w:rFonts w:ascii="Arial" w:eastAsia="Arial" w:hAnsi="Arial" w:cs="Arial"/>
        </w:rPr>
        <w:fldChar w:fldCharType="begin"/>
      </w:r>
      <w:r w:rsidR="00C06015">
        <w:rPr>
          <w:rFonts w:ascii="Arial" w:eastAsia="Arial" w:hAnsi="Arial" w:cs="Arial"/>
        </w:rPr>
        <w:instrText xml:space="preserve"> ADDIN ZOTERO_ITEM CSL_CITATION {"citationID":"5MoxYjNq","properties":{"formattedCitation":"\\super 31\\nosupersub{}","plainCitation":"31","noteIndex":0},"citationItems":[{"id":879,"uris":["http://zotero.org/users/7734491/items/IKC4EBLI"],"uri":["http://zotero.org/users/7734491/items/IKC4EBLI"],"itemData":{"id":879,"type":"article-journal","abstract":"The study of fear extinction represents an important example of translational neuroscience in psychiatry and promises to improve the understanding and treatment of anxiety and fear-related disorders. We present the results of a set of meta-analyses of human fear extinction studies in healthy participants, conducted with functional magnetic resonance imaging (fMRI) and reporting whole-brain results. Meta-analyses of fear extinction learning primarily implicate consistent activation of brain regions linked to threat appraisal and experience, including the dorsal anterior cingulate and anterior insular cortices. An overlapping anatomical result was obtained from the meta-analysis of extinction recall studies, except when studies directly compared an extinguished threat stimulus to an unextinguished threat stimulus (instead of a safety stimulus). In this latter instance, more consistent activation was observed in dorsolateral and ventromedial prefrontal cortex regions, together with other areas including the hippocampus. While our results partially support the notion of a shared neuroanatomy between human and rodent models of extinction processes, they also encourage an expanded account of the neural basis of human fear extinction.","container-title":"Neuroscience &amp; Biobehavioral Reviews","DOI":"10.1016/j.neubiorev.2018.03.002","ISSN":"01497634","issue":"February","note":"publisher: Elsevier\nCitation Key: Fullana2018","page":"16-25","title":"Fear extinction in the human brain: a meta-analysis of fMRI studies in healthy participants","URL":"http://linkinghub.elsevier.com/retrieve/pii/S0149763417309600","volume":"88","author":[{"family":"Fullana","given":"Miquel A."},{"family":"Albajes-Eizagirre","given":"Anton"},{"family":"Soriano-Mas","given":"Carles"},{"family":"Vervliet","given":"Bram"},{"family":"Cardoner","given":"Narcís"},{"family":"Benet","given":"Olívia"},{"family":"Radua","given":"Joaquim"},{"family":"Harrison","given":"Ben J."}],"issued":{"date-parts":[["2018"]]}}}],"schema":"https://github.com/citation-style-language/schema/raw/master/csl-citation.json"} </w:instrText>
      </w:r>
      <w:r w:rsidR="006A04AF">
        <w:rPr>
          <w:rFonts w:ascii="Arial" w:eastAsia="Arial" w:hAnsi="Arial" w:cs="Arial"/>
        </w:rPr>
        <w:fldChar w:fldCharType="separate"/>
      </w:r>
      <w:r w:rsidR="00C06015" w:rsidRPr="00C06015">
        <w:rPr>
          <w:rFonts w:ascii="Arial" w:hAnsi="Arial" w:cs="Arial"/>
          <w:szCs w:val="24"/>
          <w:vertAlign w:val="superscript"/>
        </w:rPr>
        <w:t>31</w:t>
      </w:r>
      <w:r w:rsidR="006A04AF">
        <w:rPr>
          <w:rFonts w:ascii="Arial" w:eastAsia="Arial" w:hAnsi="Arial" w:cs="Arial"/>
        </w:rPr>
        <w:fldChar w:fldCharType="end"/>
      </w:r>
      <w:r>
        <w:rPr>
          <w:rFonts w:ascii="Arial" w:eastAsia="Arial" w:hAnsi="Arial" w:cs="Arial"/>
        </w:rPr>
        <w:t xml:space="preserve">. </w:t>
      </w:r>
      <w:r w:rsidR="00666FEE">
        <w:rPr>
          <w:rFonts w:ascii="Arial" w:eastAsia="Arial" w:hAnsi="Arial" w:cs="Arial"/>
        </w:rPr>
        <w:t>The present fi</w:t>
      </w:r>
      <w:r w:rsidR="004C7105">
        <w:rPr>
          <w:rFonts w:ascii="Arial" w:eastAsia="Arial" w:hAnsi="Arial" w:cs="Arial"/>
        </w:rPr>
        <w:t>nding</w:t>
      </w:r>
      <w:ins w:id="334" w:author="gus hennings" w:date="2021-10-20T10:22:00Z">
        <w:r w:rsidR="00C15190">
          <w:rPr>
            <w:rFonts w:ascii="Arial" w:eastAsia="Arial" w:hAnsi="Arial" w:cs="Arial"/>
          </w:rPr>
          <w:t>s</w:t>
        </w:r>
      </w:ins>
      <w:r w:rsidR="00666FEE">
        <w:rPr>
          <w:rFonts w:ascii="Arial" w:eastAsia="Arial" w:hAnsi="Arial" w:cs="Arial"/>
        </w:rPr>
        <w:t xml:space="preserve"> thus help</w:t>
      </w:r>
      <w:del w:id="335" w:author="gus hennings" w:date="2021-10-20T09:42:00Z">
        <w:r w:rsidR="004C7105" w:rsidDel="00567701">
          <w:rPr>
            <w:rFonts w:ascii="Arial" w:eastAsia="Arial" w:hAnsi="Arial" w:cs="Arial"/>
          </w:rPr>
          <w:delText>s</w:delText>
        </w:r>
      </w:del>
      <w:r w:rsidR="00666FEE">
        <w:rPr>
          <w:rFonts w:ascii="Arial" w:eastAsia="Arial" w:hAnsi="Arial" w:cs="Arial"/>
        </w:rPr>
        <w:t xml:space="preserve"> bridge extensiv</w:t>
      </w:r>
      <w:r w:rsidR="0089654E">
        <w:rPr>
          <w:rFonts w:ascii="Arial" w:eastAsia="Arial" w:hAnsi="Arial" w:cs="Arial"/>
        </w:rPr>
        <w:t xml:space="preserve">e evidence </w:t>
      </w:r>
      <w:r w:rsidR="004C7105">
        <w:rPr>
          <w:rFonts w:ascii="Arial" w:eastAsia="Arial" w:hAnsi="Arial" w:cs="Arial"/>
        </w:rPr>
        <w:t xml:space="preserve">from rodents to humans </w:t>
      </w:r>
      <w:r w:rsidR="0089654E">
        <w:rPr>
          <w:rFonts w:ascii="Arial" w:eastAsia="Arial" w:hAnsi="Arial" w:cs="Arial"/>
        </w:rPr>
        <w:t xml:space="preserve">on the role of </w:t>
      </w:r>
      <w:r w:rsidR="004C7105">
        <w:rPr>
          <w:rFonts w:ascii="Arial" w:eastAsia="Arial" w:hAnsi="Arial" w:cs="Arial"/>
        </w:rPr>
        <w:t xml:space="preserve">this region </w:t>
      </w:r>
      <w:r w:rsidR="0089654E">
        <w:rPr>
          <w:rFonts w:ascii="Arial" w:eastAsia="Arial" w:hAnsi="Arial" w:cs="Arial"/>
        </w:rPr>
        <w:t>in organizing extinction memory to inhibit retrieval and expression of fear</w:t>
      </w:r>
      <w:del w:id="336" w:author="gus hennings" w:date="2021-10-20T10:23:00Z">
        <w:r w:rsidR="0089654E" w:rsidDel="00C15190">
          <w:rPr>
            <w:rFonts w:ascii="Arial" w:eastAsia="Arial" w:hAnsi="Arial" w:cs="Arial"/>
          </w:rPr>
          <w:delText xml:space="preserve"> associations</w:delText>
        </w:r>
      </w:del>
      <w:r w:rsidR="0089654E">
        <w:rPr>
          <w:rFonts w:ascii="Arial" w:eastAsia="Arial" w:hAnsi="Arial" w:cs="Arial"/>
        </w:rPr>
        <w:t>.</w:t>
      </w:r>
      <w:r w:rsidR="00666FEE">
        <w:rPr>
          <w:rFonts w:ascii="Arial" w:eastAsia="Arial" w:hAnsi="Arial" w:cs="Arial"/>
        </w:rPr>
        <w:t xml:space="preserve"> </w:t>
      </w:r>
      <w:r w:rsidR="0089654E">
        <w:rPr>
          <w:rFonts w:ascii="Arial" w:eastAsia="Arial" w:hAnsi="Arial" w:cs="Arial"/>
        </w:rPr>
        <w:t xml:space="preserve">We also found that </w:t>
      </w:r>
      <w:r w:rsidR="00B7475E">
        <w:rPr>
          <w:rFonts w:ascii="Arial" w:eastAsia="Arial" w:hAnsi="Arial" w:cs="Arial"/>
        </w:rPr>
        <w:t>i</w:t>
      </w:r>
      <w:r w:rsidR="0089654E">
        <w:rPr>
          <w:rFonts w:ascii="Arial" w:eastAsia="Arial" w:hAnsi="Arial" w:cs="Arial"/>
        </w:rPr>
        <w:t>ndividuals</w:t>
      </w:r>
      <w:r w:rsidR="00B06370">
        <w:rPr>
          <w:rFonts w:ascii="Arial" w:eastAsia="Arial" w:hAnsi="Arial" w:cs="Arial"/>
        </w:rPr>
        <w:t xml:space="preserve"> with </w:t>
      </w:r>
      <w:r w:rsidR="0089654E">
        <w:rPr>
          <w:rFonts w:ascii="Arial" w:eastAsia="Arial" w:hAnsi="Arial" w:cs="Arial"/>
        </w:rPr>
        <w:t>PTS</w:t>
      </w:r>
      <w:ins w:id="337" w:author="gus hennings" w:date="2021-10-20T10:23:00Z">
        <w:r w:rsidR="00C15190">
          <w:rPr>
            <w:rFonts w:ascii="Arial" w:eastAsia="Arial" w:hAnsi="Arial" w:cs="Arial"/>
          </w:rPr>
          <w:t>S</w:t>
        </w:r>
      </w:ins>
      <w:del w:id="338" w:author="gus hennings" w:date="2021-10-20T10:23:00Z">
        <w:r w:rsidR="0089654E" w:rsidDel="00C15190">
          <w:rPr>
            <w:rFonts w:ascii="Arial" w:eastAsia="Arial" w:hAnsi="Arial" w:cs="Arial"/>
          </w:rPr>
          <w:delText>D</w:delText>
        </w:r>
      </w:del>
      <w:r w:rsidR="0089654E">
        <w:rPr>
          <w:rFonts w:ascii="Arial" w:eastAsia="Arial" w:hAnsi="Arial" w:cs="Arial"/>
        </w:rPr>
        <w:t xml:space="preserve"> </w:t>
      </w:r>
      <w:del w:id="339" w:author="gus hennings" w:date="2021-10-20T10:23:00Z">
        <w:r w:rsidR="0089654E" w:rsidDel="00C15190">
          <w:rPr>
            <w:rFonts w:ascii="Arial" w:eastAsia="Arial" w:hAnsi="Arial" w:cs="Arial"/>
          </w:rPr>
          <w:delText xml:space="preserve">symptoms </w:delText>
        </w:r>
      </w:del>
      <w:r w:rsidR="00B06370">
        <w:rPr>
          <w:rFonts w:ascii="Arial" w:eastAsia="Arial" w:hAnsi="Arial" w:cs="Arial"/>
        </w:rPr>
        <w:t xml:space="preserve">displayed </w:t>
      </w:r>
      <w:r w:rsidR="006801ED">
        <w:rPr>
          <w:rFonts w:ascii="Arial" w:eastAsia="Arial" w:hAnsi="Arial" w:cs="Arial"/>
        </w:rPr>
        <w:t xml:space="preserve">dysregulated </w:t>
      </w:r>
      <w:r w:rsidR="0089654E">
        <w:rPr>
          <w:rFonts w:ascii="Arial" w:eastAsia="Arial" w:hAnsi="Arial" w:cs="Arial"/>
        </w:rPr>
        <w:t>organization of</w:t>
      </w:r>
      <w:r w:rsidR="00B06370">
        <w:rPr>
          <w:rFonts w:ascii="Arial" w:eastAsia="Arial" w:hAnsi="Arial" w:cs="Arial"/>
        </w:rPr>
        <w:t xml:space="preserve"> </w:t>
      </w:r>
      <w:r w:rsidR="0089654E">
        <w:rPr>
          <w:rFonts w:ascii="Arial" w:eastAsia="Arial" w:hAnsi="Arial" w:cs="Arial"/>
        </w:rPr>
        <w:t xml:space="preserve">fear and extinction </w:t>
      </w:r>
      <w:r w:rsidR="00B06370">
        <w:rPr>
          <w:rFonts w:ascii="Arial" w:eastAsia="Arial" w:hAnsi="Arial" w:cs="Arial"/>
        </w:rPr>
        <w:t>reinstatement in the mPFC. Specifically, the dACC exhibited reinstatement of memories formed during extinction</w:t>
      </w:r>
      <w:r w:rsidR="0089654E">
        <w:rPr>
          <w:rFonts w:ascii="Arial" w:eastAsia="Arial" w:hAnsi="Arial" w:cs="Arial"/>
        </w:rPr>
        <w:t xml:space="preserve">, </w:t>
      </w:r>
      <w:ins w:id="340" w:author="gus hennings" w:date="2021-10-20T10:24:00Z">
        <w:r w:rsidR="00C15190">
          <w:rPr>
            <w:rFonts w:ascii="Arial" w:eastAsia="Arial" w:hAnsi="Arial" w:cs="Arial"/>
          </w:rPr>
          <w:t xml:space="preserve">with no </w:t>
        </w:r>
      </w:ins>
      <w:del w:id="341" w:author="gus hennings" w:date="2021-10-20T10:24:00Z">
        <w:r w:rsidR="0089654E" w:rsidDel="00C15190">
          <w:rPr>
            <w:rFonts w:ascii="Arial" w:eastAsia="Arial" w:hAnsi="Arial" w:cs="Arial"/>
          </w:rPr>
          <w:delText xml:space="preserve">while there was an absence of </w:delText>
        </w:r>
      </w:del>
      <w:r w:rsidR="004C6B9D">
        <w:rPr>
          <w:rFonts w:ascii="Arial" w:eastAsia="Arial" w:hAnsi="Arial" w:cs="Arial"/>
        </w:rPr>
        <w:t>such</w:t>
      </w:r>
      <w:r w:rsidR="0089654E">
        <w:rPr>
          <w:rFonts w:ascii="Arial" w:eastAsia="Arial" w:hAnsi="Arial" w:cs="Arial"/>
        </w:rPr>
        <w:t xml:space="preserve"> reinstatement in the vmPFC</w:t>
      </w:r>
      <w:r w:rsidR="00B06370">
        <w:rPr>
          <w:rFonts w:ascii="Arial" w:eastAsia="Arial" w:hAnsi="Arial" w:cs="Arial"/>
        </w:rPr>
        <w:t xml:space="preserve">. </w:t>
      </w:r>
      <w:r w:rsidR="0089654E">
        <w:rPr>
          <w:rFonts w:ascii="Arial" w:eastAsia="Arial" w:hAnsi="Arial" w:cs="Arial"/>
        </w:rPr>
        <w:t>Critically,</w:t>
      </w:r>
      <w:r w:rsidR="00B06370">
        <w:rPr>
          <w:rFonts w:ascii="Arial" w:eastAsia="Arial" w:hAnsi="Arial" w:cs="Arial"/>
        </w:rPr>
        <w:t xml:space="preserve"> </w:t>
      </w:r>
      <w:r w:rsidR="0089654E">
        <w:rPr>
          <w:rFonts w:ascii="Arial" w:eastAsia="Arial" w:hAnsi="Arial" w:cs="Arial"/>
        </w:rPr>
        <w:t>behavioral performance of within-session extinction learning</w:t>
      </w:r>
      <w:r w:rsidR="00B06370">
        <w:rPr>
          <w:rFonts w:ascii="Arial" w:eastAsia="Arial" w:hAnsi="Arial" w:cs="Arial"/>
        </w:rPr>
        <w:t xml:space="preserve"> </w:t>
      </w:r>
      <w:r w:rsidR="0089654E">
        <w:rPr>
          <w:rFonts w:ascii="Arial" w:eastAsia="Arial" w:hAnsi="Arial" w:cs="Arial"/>
        </w:rPr>
        <w:t xml:space="preserve">was </w:t>
      </w:r>
      <w:del w:id="342" w:author="gus hennings" w:date="2021-10-20T10:24:00Z">
        <w:r w:rsidR="0089654E" w:rsidDel="00C15190">
          <w:rPr>
            <w:rFonts w:ascii="Arial" w:eastAsia="Arial" w:hAnsi="Arial" w:cs="Arial"/>
          </w:rPr>
          <w:delText xml:space="preserve">not different </w:delText>
        </w:r>
      </w:del>
      <w:ins w:id="343" w:author="gus hennings" w:date="2021-10-20T10:24:00Z">
        <w:r w:rsidR="00C15190">
          <w:rPr>
            <w:rFonts w:ascii="Arial" w:eastAsia="Arial" w:hAnsi="Arial" w:cs="Arial"/>
          </w:rPr>
          <w:t xml:space="preserve">equivalent </w:t>
        </w:r>
      </w:ins>
      <w:r w:rsidR="00B06370">
        <w:rPr>
          <w:rFonts w:ascii="Arial" w:eastAsia="Arial" w:hAnsi="Arial" w:cs="Arial"/>
        </w:rPr>
        <w:t xml:space="preserve">between </w:t>
      </w:r>
      <w:r w:rsidR="0089654E">
        <w:rPr>
          <w:rFonts w:ascii="Arial" w:eastAsia="Arial" w:hAnsi="Arial" w:cs="Arial"/>
        </w:rPr>
        <w:t>groups</w:t>
      </w:r>
      <w:r w:rsidR="00D36265">
        <w:rPr>
          <w:rFonts w:ascii="Arial" w:eastAsia="Arial" w:hAnsi="Arial" w:cs="Arial"/>
        </w:rPr>
        <w:t xml:space="preserve">, and both </w:t>
      </w:r>
      <w:r w:rsidR="00B06370">
        <w:rPr>
          <w:rFonts w:ascii="Arial" w:eastAsia="Arial" w:hAnsi="Arial" w:cs="Arial"/>
        </w:rPr>
        <w:t xml:space="preserve">groups </w:t>
      </w:r>
      <w:r w:rsidR="004C7105">
        <w:rPr>
          <w:rFonts w:ascii="Arial" w:eastAsia="Arial" w:hAnsi="Arial" w:cs="Arial"/>
        </w:rPr>
        <w:t xml:space="preserve">remembered an </w:t>
      </w:r>
      <w:r w:rsidR="00B06370">
        <w:rPr>
          <w:rFonts w:ascii="Arial" w:eastAsia="Arial" w:hAnsi="Arial" w:cs="Arial"/>
        </w:rPr>
        <w:t xml:space="preserve">equivalent </w:t>
      </w:r>
      <w:r w:rsidR="004C7105">
        <w:rPr>
          <w:rFonts w:ascii="Arial" w:eastAsia="Arial" w:hAnsi="Arial" w:cs="Arial"/>
        </w:rPr>
        <w:t>number of items</w:t>
      </w:r>
      <w:r w:rsidR="00B06370">
        <w:rPr>
          <w:rFonts w:ascii="Arial" w:eastAsia="Arial" w:hAnsi="Arial" w:cs="Arial"/>
        </w:rPr>
        <w:t xml:space="preserve"> </w:t>
      </w:r>
      <w:ins w:id="344" w:author="gus hennings" w:date="2021-10-20T10:25:00Z">
        <w:r w:rsidR="00C15190">
          <w:rPr>
            <w:rFonts w:ascii="Arial" w:eastAsia="Arial" w:hAnsi="Arial" w:cs="Arial"/>
          </w:rPr>
          <w:t xml:space="preserve">from </w:t>
        </w:r>
      </w:ins>
      <w:del w:id="345" w:author="gus hennings" w:date="2021-10-20T10:25:00Z">
        <w:r w:rsidR="00B06370" w:rsidDel="00C15190">
          <w:rPr>
            <w:rFonts w:ascii="Arial" w:eastAsia="Arial" w:hAnsi="Arial" w:cs="Arial"/>
          </w:rPr>
          <w:delText xml:space="preserve">encoded during </w:delText>
        </w:r>
      </w:del>
      <w:r w:rsidR="00B06370">
        <w:rPr>
          <w:rFonts w:ascii="Arial" w:eastAsia="Arial" w:hAnsi="Arial" w:cs="Arial"/>
        </w:rPr>
        <w:t xml:space="preserve">extinction. Thus, </w:t>
      </w:r>
      <w:r w:rsidR="004C6B9D">
        <w:rPr>
          <w:rFonts w:ascii="Arial" w:eastAsia="Arial" w:hAnsi="Arial" w:cs="Arial"/>
        </w:rPr>
        <w:t xml:space="preserve">differences </w:t>
      </w:r>
      <w:r w:rsidR="00D36265">
        <w:rPr>
          <w:rFonts w:ascii="Arial" w:eastAsia="Arial" w:hAnsi="Arial" w:cs="Arial"/>
        </w:rPr>
        <w:t>in</w:t>
      </w:r>
      <w:r w:rsidR="0089654E">
        <w:rPr>
          <w:rFonts w:ascii="Arial" w:eastAsia="Arial" w:hAnsi="Arial" w:cs="Arial"/>
        </w:rPr>
        <w:t xml:space="preserve"> </w:t>
      </w:r>
      <w:r w:rsidR="00B06370">
        <w:rPr>
          <w:rFonts w:ascii="Arial" w:eastAsia="Arial" w:hAnsi="Arial" w:cs="Arial"/>
        </w:rPr>
        <w:t xml:space="preserve">neural reinstatement </w:t>
      </w:r>
      <w:r w:rsidR="004C7105">
        <w:rPr>
          <w:rFonts w:ascii="Arial" w:eastAsia="Arial" w:hAnsi="Arial" w:cs="Arial"/>
        </w:rPr>
        <w:t xml:space="preserve">of extinction </w:t>
      </w:r>
      <w:del w:id="346" w:author="gus hennings" w:date="2021-10-20T17:09:00Z">
        <w:r w:rsidR="004C7105" w:rsidDel="00935C61">
          <w:rPr>
            <w:rFonts w:ascii="Arial" w:eastAsia="Arial" w:hAnsi="Arial" w:cs="Arial"/>
          </w:rPr>
          <w:delText>memor</w:delText>
        </w:r>
        <w:r w:rsidR="004C6B9D" w:rsidDel="00935C61">
          <w:rPr>
            <w:rFonts w:ascii="Arial" w:eastAsia="Arial" w:hAnsi="Arial" w:cs="Arial"/>
          </w:rPr>
          <w:delText>ies</w:delText>
        </w:r>
        <w:r w:rsidR="004C7105" w:rsidDel="00935C61">
          <w:rPr>
            <w:rFonts w:ascii="Arial" w:eastAsia="Arial" w:hAnsi="Arial" w:cs="Arial"/>
          </w:rPr>
          <w:delText xml:space="preserve"> </w:delText>
        </w:r>
      </w:del>
      <w:r w:rsidR="00B06370">
        <w:rPr>
          <w:rFonts w:ascii="Arial" w:eastAsia="Arial" w:hAnsi="Arial" w:cs="Arial"/>
        </w:rPr>
        <w:t>appear</w:t>
      </w:r>
      <w:ins w:id="347" w:author="gus hennings" w:date="2021-10-20T17:09:00Z">
        <w:r w:rsidR="00935C61">
          <w:rPr>
            <w:rFonts w:ascii="Arial" w:eastAsia="Arial" w:hAnsi="Arial" w:cs="Arial"/>
          </w:rPr>
          <w:t>s</w:t>
        </w:r>
      </w:ins>
      <w:r w:rsidR="00B06370">
        <w:rPr>
          <w:rFonts w:ascii="Arial" w:eastAsia="Arial" w:hAnsi="Arial" w:cs="Arial"/>
        </w:rPr>
        <w:t xml:space="preserve"> to reflect an underlying distinction in how </w:t>
      </w:r>
      <w:r w:rsidR="004C6B9D">
        <w:rPr>
          <w:rFonts w:ascii="Arial" w:eastAsia="Arial" w:hAnsi="Arial" w:cs="Arial"/>
        </w:rPr>
        <w:t>these memories are</w:t>
      </w:r>
      <w:r w:rsidR="00B06370">
        <w:rPr>
          <w:rFonts w:ascii="Arial" w:eastAsia="Arial" w:hAnsi="Arial" w:cs="Arial"/>
        </w:rPr>
        <w:t xml:space="preserve"> formed and retrieved</w:t>
      </w:r>
      <w:r w:rsidR="004C6B9D">
        <w:rPr>
          <w:rFonts w:ascii="Arial" w:eastAsia="Arial" w:hAnsi="Arial" w:cs="Arial"/>
        </w:rPr>
        <w:t>, and</w:t>
      </w:r>
      <w:r w:rsidR="003C2EAE">
        <w:rPr>
          <w:rFonts w:ascii="Arial" w:eastAsia="Arial" w:hAnsi="Arial" w:cs="Arial"/>
        </w:rPr>
        <w:t xml:space="preserve"> </w:t>
      </w:r>
      <w:del w:id="348" w:author="gus hennings" w:date="2021-10-20T17:09:00Z">
        <w:r w:rsidR="003C2EAE" w:rsidDel="00935C61">
          <w:rPr>
            <w:rFonts w:ascii="Arial" w:eastAsia="Arial" w:hAnsi="Arial" w:cs="Arial"/>
          </w:rPr>
          <w:delText xml:space="preserve">they </w:delText>
        </w:r>
      </w:del>
      <w:r w:rsidR="00B06370">
        <w:rPr>
          <w:rFonts w:ascii="Arial" w:eastAsia="Arial" w:hAnsi="Arial" w:cs="Arial"/>
        </w:rPr>
        <w:t xml:space="preserve">do not merely recapitulate an observable behavioral deficit. This suggests that individuals with a history of trauma may utilize </w:t>
      </w:r>
      <w:r w:rsidR="0089654E">
        <w:rPr>
          <w:rFonts w:ascii="Arial" w:eastAsia="Arial" w:hAnsi="Arial" w:cs="Arial"/>
        </w:rPr>
        <w:t>a different, and ultimately maladaptive,</w:t>
      </w:r>
      <w:r w:rsidR="00B06370">
        <w:rPr>
          <w:rFonts w:ascii="Arial" w:eastAsia="Arial" w:hAnsi="Arial" w:cs="Arial"/>
        </w:rPr>
        <w:t xml:space="preserve"> neural mechanism for fear reduction during within-session extinction learning that bypasses</w:t>
      </w:r>
      <w:del w:id="349" w:author="gus hennings" w:date="2021-10-20T17:10:00Z">
        <w:r w:rsidR="00B06370" w:rsidDel="00935C61">
          <w:rPr>
            <w:rFonts w:ascii="Arial" w:eastAsia="Arial" w:hAnsi="Arial" w:cs="Arial"/>
          </w:rPr>
          <w:delText xml:space="preserve"> the</w:delText>
        </w:r>
      </w:del>
      <w:r w:rsidR="00B06370">
        <w:rPr>
          <w:rFonts w:ascii="Arial" w:eastAsia="Arial" w:hAnsi="Arial" w:cs="Arial"/>
        </w:rPr>
        <w:t xml:space="preserve"> formation of a long-term extinction memory </w:t>
      </w:r>
      <w:del w:id="350" w:author="gus hennings" w:date="2021-10-20T17:10:00Z">
        <w:r w:rsidR="00B06370" w:rsidDel="00935C61">
          <w:rPr>
            <w:rFonts w:ascii="Arial" w:eastAsia="Arial" w:hAnsi="Arial" w:cs="Arial"/>
          </w:rPr>
          <w:delText xml:space="preserve">trace </w:delText>
        </w:r>
      </w:del>
      <w:r w:rsidR="00B06370">
        <w:rPr>
          <w:rFonts w:ascii="Arial" w:eastAsia="Arial" w:hAnsi="Arial" w:cs="Arial"/>
        </w:rPr>
        <w:t xml:space="preserve">in the vmPFC. </w:t>
      </w:r>
      <w:r w:rsidR="0089654E">
        <w:rPr>
          <w:rFonts w:ascii="Arial" w:eastAsia="Arial" w:hAnsi="Arial" w:cs="Arial"/>
        </w:rPr>
        <w:t>Interestingly, evidence from rodent studies shows the IL is not</w:t>
      </w:r>
      <w:del w:id="351" w:author="gus hennings" w:date="2021-10-20T17:10:00Z">
        <w:r w:rsidR="0089654E" w:rsidDel="00935C61">
          <w:rPr>
            <w:rFonts w:ascii="Arial" w:eastAsia="Arial" w:hAnsi="Arial" w:cs="Arial"/>
          </w:rPr>
          <w:delText xml:space="preserve"> necessarily</w:delText>
        </w:r>
      </w:del>
      <w:r w:rsidR="0089654E">
        <w:rPr>
          <w:rFonts w:ascii="Arial" w:eastAsia="Arial" w:hAnsi="Arial" w:cs="Arial"/>
        </w:rPr>
        <w:t xml:space="preserve"> required for </w:t>
      </w:r>
      <w:r w:rsidR="00B06370">
        <w:rPr>
          <w:rFonts w:ascii="Arial" w:eastAsia="Arial" w:hAnsi="Arial" w:cs="Arial"/>
        </w:rPr>
        <w:t xml:space="preserve">within-session extinction, </w:t>
      </w:r>
      <w:r w:rsidR="0089654E">
        <w:rPr>
          <w:rFonts w:ascii="Arial" w:eastAsia="Arial" w:hAnsi="Arial" w:cs="Arial"/>
        </w:rPr>
        <w:t>only for successful</w:t>
      </w:r>
      <w:r w:rsidR="00B06370">
        <w:rPr>
          <w:rFonts w:ascii="Arial" w:eastAsia="Arial" w:hAnsi="Arial" w:cs="Arial"/>
        </w:rPr>
        <w:t xml:space="preserve"> extinction </w:t>
      </w:r>
      <w:r w:rsidR="0089654E">
        <w:rPr>
          <w:rFonts w:ascii="Arial" w:eastAsia="Arial" w:hAnsi="Arial" w:cs="Arial"/>
        </w:rPr>
        <w:t xml:space="preserve">retrieval </w:t>
      </w:r>
      <w:r w:rsidR="00CF1164">
        <w:rPr>
          <w:rFonts w:ascii="Arial" w:eastAsia="Arial" w:hAnsi="Arial" w:cs="Arial"/>
        </w:rPr>
        <w:fldChar w:fldCharType="begin"/>
      </w:r>
      <w:r w:rsidR="00C06015">
        <w:rPr>
          <w:rFonts w:ascii="Arial" w:eastAsia="Arial" w:hAnsi="Arial" w:cs="Arial"/>
        </w:rPr>
        <w:instrText xml:space="preserve"> ADDIN ZOTERO_ITEM CSL_CITATION {"citationID":"XM7dq93y","properties":{"formattedCitation":"\\super 24\\nosupersub{}","plainCitation":"24","noteIndex":0},"citationItems":[{"id":737,"uris":["http://zotero.org/users/7734491/items/DJQTR5AX"],"uri":["http://zotero.org/users/7734491/items/DJQTR5AX"],"itemData":{"id":737,"type":"article-journal","abstract":"Previous rodent studies have implicated the infralimbic (IL) subregion of the medial prefrontal cortex in extinction of auditory fear conditioning. However, these studies used pharmacological inactivation or electrical stimulation techniques, which lack temporal precision and neuronal specificity. Here, we used an optogenetic approach to either activate (with channelrhodopsin) or silence (with halorhodopsin) glutamatergic IL neurons during conditioned tones delivered in one of two phases: extinction training or extinction retrieval. Activating IL neurons during extinction training reduced fear expression and strengthened extinction memory the following day. Silencing IL neurons during extinction training had no effect on within-session extinction, but impaired the retrieval of extinction the following day, indicating that IL activity during extinction tones is necessary for the formation of extinction memory. Surprisingly, however, silencing IL neurons optogenetically or pharmacologically during the retrieval of extinction 1 day or 1 week following extinction training had no effect. Our findings suggest that IL activity during extinction training likely facilitates storage of extinction in target structures, but contrary to current models, IL activity does not appear to be necessary for retrieval of extinction memory.","container-title":"Journal of Neuroscience","DOI":"10.1523/JNEUROSCI.3137-14.2015","ISSN":"15292401","issue":"8","note":"Citation Key: Do-Monte2015","page":"3607-3615","title":"Revisiting the role of infralimbic cortex in fear extinction with optogenetics","volume":"35","author":[{"family":"Do-Monte","given":"Fabricio H"},{"family":"Manzano-Nieves","given":"Gabriela"},{"family":"Quiñones-Laracuente","given":"Kelvin"},{"family":"Ramos-Medina","given":"Liorimar"},{"family":"Quirk","given":"Gregory J."}],"accessed":{"date-parts":[["2018",6,20]]},"issued":{"date-parts":[["2015"]]}}}],"schema":"https://github.com/citation-style-language/schema/raw/master/csl-citation.json"} </w:instrText>
      </w:r>
      <w:r w:rsidR="00CF1164">
        <w:rPr>
          <w:rFonts w:ascii="Arial" w:eastAsia="Arial" w:hAnsi="Arial" w:cs="Arial"/>
        </w:rPr>
        <w:fldChar w:fldCharType="separate"/>
      </w:r>
      <w:r w:rsidR="00C06015" w:rsidRPr="00C06015">
        <w:rPr>
          <w:rFonts w:ascii="Arial" w:hAnsi="Arial" w:cs="Arial"/>
          <w:szCs w:val="24"/>
          <w:vertAlign w:val="superscript"/>
        </w:rPr>
        <w:t>24</w:t>
      </w:r>
      <w:r w:rsidR="00CF1164">
        <w:rPr>
          <w:rFonts w:ascii="Arial" w:eastAsia="Arial" w:hAnsi="Arial" w:cs="Arial"/>
        </w:rPr>
        <w:fldChar w:fldCharType="end"/>
      </w:r>
      <w:r w:rsidR="00B06370">
        <w:rPr>
          <w:rFonts w:ascii="Arial" w:eastAsia="Arial" w:hAnsi="Arial" w:cs="Arial"/>
        </w:rPr>
        <w:t xml:space="preserve">. </w:t>
      </w:r>
      <w:r w:rsidR="004C7105">
        <w:rPr>
          <w:rFonts w:ascii="Arial" w:eastAsia="Arial" w:hAnsi="Arial" w:cs="Arial"/>
        </w:rPr>
        <w:t>However</w:t>
      </w:r>
      <w:ins w:id="352" w:author="gus hennings" w:date="2021-10-20T17:10:00Z">
        <w:r w:rsidR="00935C61">
          <w:rPr>
            <w:rFonts w:ascii="Arial" w:eastAsia="Arial" w:hAnsi="Arial" w:cs="Arial"/>
          </w:rPr>
          <w:t>,</w:t>
        </w:r>
      </w:ins>
      <w:r w:rsidR="004C7105">
        <w:rPr>
          <w:rFonts w:ascii="Arial" w:eastAsia="Arial" w:hAnsi="Arial" w:cs="Arial"/>
        </w:rPr>
        <w:t xml:space="preserve"> stimulation of the vmPFC during or after extinction learning improves extinction retention</w:t>
      </w:r>
      <w:r w:rsidR="00CF1164">
        <w:rPr>
          <w:rFonts w:ascii="Arial" w:eastAsia="Arial" w:hAnsi="Arial" w:cs="Arial"/>
        </w:rPr>
        <w:t xml:space="preserve"> </w:t>
      </w:r>
      <w:r w:rsidR="00CF1164">
        <w:rPr>
          <w:rFonts w:ascii="Arial" w:eastAsia="Arial" w:hAnsi="Arial" w:cs="Arial"/>
        </w:rPr>
        <w:fldChar w:fldCharType="begin"/>
      </w:r>
      <w:r w:rsidR="00BA52D4">
        <w:rPr>
          <w:rFonts w:ascii="Arial" w:eastAsia="Arial" w:hAnsi="Arial" w:cs="Arial"/>
        </w:rPr>
        <w:instrText xml:space="preserve"> ADDIN ZOTERO_ITEM CSL_CITATION {"citationID":"KPw7gWVa","properties":{"formattedCitation":"\\super 24,62\\uc0\\u8211{}65\\nosupersub{}","plainCitation":"24,62–65","noteIndex":0},"citationItems":[{"id":737,"uris":["http://zotero.org/users/7734491/items/DJQTR5AX"],"uri":["http://zotero.org/users/7734491/items/DJQTR5AX"],"itemData":{"id":737,"type":"article-journal","abstract":"Previous rodent studies have implicated the infralimbic (IL) subregion of the medial prefrontal cortex in extinction of auditory fear conditioning. However, these studies used pharmacological inactivation or electrical stimulation techniques, which lack temporal precision and neuronal specificity. Here, we used an optogenetic approach to either activate (with channelrhodopsin) or silence (with halorhodopsin) glutamatergic IL neurons during conditioned tones delivered in one of two phases: extinction training or extinction retrieval. Activating IL neurons during extinction training reduced fear expression and strengthened extinction memory the following day. Silencing IL neurons during extinction training had no effect on within-session extinction, but impaired the retrieval of extinction the following day, indicating that IL activity during extinction tones is necessary for the formation of extinction memory. Surprisingly, however, silencing IL neurons optogenetically or pharmacologically during the retrieval of extinction 1 day or 1 week following extinction training had no effect. Our findings suggest that IL activity during extinction training likely facilitates storage of extinction in target structures, but contrary to current models, IL activity does not appear to be necessary for retrieval of extinction memory.","container-title":"Journal of Neuroscience","DOI":"10.1523/JNEUROSCI.3137-14.2015","ISSN":"15292401","issue":"8","note":"Citation Key: Do-Monte2015","page":"3607-3615","title":"Revisiting the role of infralimbic cortex in fear extinction with optogenetics","volume":"35","author":[{"family":"Do-Monte","given":"Fabricio H"},{"family":"Manzano-Nieves","given":"Gabriela"},{"family":"Quiñones-Laracuente","given":"Kelvin"},{"family":"Ramos-Medina","given":"Liorimar"},{"family":"Quirk","given":"Gregory J."}],"accessed":{"date-parts":[["2018",6,20]]},"issued":{"date-parts":[["2015"]]}}},{"id":987,"uris":["http://zotero.org/users/7734491/items/GPXKHANU"],"uri":["http://zotero.org/users/7734491/items/GPXKHANU"],"itemData":{"id":987,"type":"article-journal","abstract":"Standard fear extinction relies on the ventromedial prefrontal cortex (vmPFC) to form a new memory given the omission of threat. Using functional magnetic resonance imaging (fMRI) in humans, we investigated whether replacing threat with novel neutral outcomes (instead of just omitting threat) facilitates extinction by engaging the vmPFC more effectively than standard extinction. Computational modeling of associability (indexing surprise strength and dynamically modulating learning rates) characterized skin conductance responses (SCR) and vmPFC activity during novelty-facilitated but not standard extinction. Subjects who showed faster within-session updating of associability during novelty-facilitated extinction also expressed better extinction retention the next day, as expressed through SCRs. Finally, separable patterns of connectivity between the amygdala and ventral versus dorsal mPFC characterized retrieval of novelty-facilitated versus standard extinction memories, respectively. These results indicate that replacing threat with novel outcomes stimulates vmPFC involvement on extinction trials, leading to a more durable long-term extinction memory.SIGNIFICANCE STATEMENTPsychiatric disorders characterized be excessive fear are a major public health concern. Popular clinical treatments, such as exposure therapy, are informed by principles of Pavlovian extinction. Thus, there is motivation to optimize extinction strategies in the laboratory so as to ultimately develop more effective clinical treatments. Here, we used functional neuroimaging in humans and found that replacing (rather than just omitting) expected aversive events with novel and neutral outcomes engages the ventromedial prefrontal cortex during extinction learning. Enhanced extinction also diminished activity in threat-related networks (e.g., the insula, thalamus) during immediate extinction and a 24-hour extinction retention test. This is new evidence for how behavioral protocols designed to enhance extinction affects neurocircuitry underlying the learning and retention of extinction memories.","container-title":"The Journal of Neuroscience","DOI":"10.1523/JNEUROSCI.2713-18.2019","ISSN":"0270-6474","note":"Citation Key: Dunsmoor2019","page":"2713-18","title":"Role of human ventromedial prefrontal cortex in learning and recall of enhanced extinction","URL":"http://www.jneurosci.org/lookup/doi/10.1523/JNEUROSCI.2713-18.2019","author":[{"family":"Dunsmoor","given":"Joseph E."},{"family":"Kroes","given":"Marijn C.W."},{"family":"Li","given":"Jian"},{"family":"Daw","given":"Nathaniel D."},{"family":"Simpson","given":"Helen B."},{"family":"Phelps","given":"Elizabeth A."}],"accessed":{"date-parts":[["2019",7,8]]},"issued":{"date-parts":[["2019"]]}}},{"id":776,"uris":["http://zotero.org/users/7734491/items/JHSUHGYM"],"uri":["http://zotero.org/users/7734491/items/JHSUHGYM"],"itemData":{"id":776,"type":"article-journal","abstract":"Traumatic events can engender persistent excessive fear responses to trauma reminders that may return even after successful treatment. Extinction, the laboratory analog of behavior therapy, does not erase conditioned fear memories but generates competing, fear-inhibitory \"extinction memories\" that, however, are tied to the context in which extinction occurred. Accordingly, a dominance of fear over extinction memory expression--and, thus, return of fear--is often observed if extinguished fear stimuli are encountered outside the extinction (therapy) context. We show that postextinction administration of the dopamine precursor L-dopa makes extinction memories context-independent, thus strongly reducing the return of fear in both mice and humans. Reduced fear is accompanied by decreased amygdala and enhanced ventromedial prefrontal cortex activation in both species. In humans, ventromedial prefrontal cortex activity is predicted by enhanced resting-state functional coupling of the area with the dopaminergic midbrain during the postextinction consolidation phase. Our data suggest that dopamine-dependent boosting of extinction memory consolidation is a promising avenue to improving anxiety therapy.","container-title":"Proceedings of the National Academy of Sciences","DOI":"10.1073/pnas.1303061110","ISSN":"0027-8424","issue":"26","note":"PMID: 23754384\nCitation Key: Haaker2013\nISBN: 1091-6490 (Electronic)\\r0027-8424 (Linking)","page":"E2428-E2436","title":"Single dose of L-dopa makes extinction memories context-independent and prevents the return of fear","URL":"http://www.pnas.org/cgi/doi/10.1073/pnas.1303061110","volume":"110","author":[{"family":"Haaker","given":"J."},{"family":"Gaburro","given":"S."},{"family":"Sah","given":"A."},{"family":"Gartmann","given":"N."},{"family":"Lonsdorf","given":"T. B."},{"family":"Meier","given":"K."},{"family":"Singewald","given":"N."},{"family":"Pape","given":"H.-C."},{"family":"Morellini","given":"F."},{"family":"Kalisch","given":"R."}],"accessed":{"date-parts":[["2018",5,3]]},"issued":{"date-parts":[["2013"]]}}},{"id":1838,"uris":["http://zotero.org/users/7734491/items/LC49G8NP"],"uri":["http://zotero.org/users/7734491/items/LC49G8NP"],"itemData":{"id":1838,"type":"article-journal","abstract":"The authors recently showed that extinction of auditory fear conditioning leads to potentiation of tone-evoked activity of neurons in the infralimbic (IL) subregion of the medial prefrontal cortex, suggesting that IL inhibits fear after extinction (M. R. Milad, &amp; G. J. Quirk, 2002). In support of this finding, pairing conditioned tones with brief (300-ms) electrical stimulation of IL reduces conditioned freezing. The present study showed that IL stimulation inhibits freezing if given 0.1 s after tone onset (the latency of tone-evoked responses) but has no effect if given either 1 s before or 1 s after tone onset. This suggests that IL gates the response of downstream structures such as the amygdala to fear stimuli.","container-title":"Behavioral Neuroscience","DOI":"10.1037/0735-7044.118.2.389","ISSN":"0735-7044","issue":"2","journalAbbreviation":"Behav Neurosci","language":"eng","note":"PMID: 15113265","page":"389-394","source":"PubMed","title":"Electrical stimulation of medial prefrontal cortex reduces conditioned fear in a temporally specific manner","volume":"118","author":[{"family":"Milad","given":"M. R."},{"family":"Vidal-Gonzalez","given":"I."},{"family":"Quirk","given":"G. J."}],"issued":{"date-parts":[["2004",4]]}}},{"id":1032,"uris":["http://zotero.org/users/7734491/items/VYSEP7KF"],"uri":["http://zotero.org/users/7734491/items/VYSEP7KF"],"itemData":{"id":1032,"type":"article-journal","abstract":"BACKGROUND\nAnimal fear conditioning studies have illuminated neuronal mechanisms of learned associations between sensory stimuli and fear responses. In rats, brief electrical stimulation of the infralimbic cortex has been shown to reduce conditioned freezing during recall of extinction memory. Here, we translated this finding to humans with magnetic resonance imaging–navigated transcranial magnetic stimulation (TMS). \n\nMETHODS\nSubjects (N = 28) were aversively conditioned to two different cues (day 1). During extinction learning (day 2), TMS was paired with one of the conditioned cues but not the other. TMS parameters were similar to those used in rat infralimbic cortex: brief pulse trains (300 ms at 20 Hz) starting 100 ms after cue onset, total of four trains (28 TMS pulses). TMS was applied to one of two targets in the left frontal cortex, one functionally connected (target 1) and the other unconnected (target 2, control) with a human homologue of infralimbic cortex in the ventromedial prefrontal cortex. Skin conductance responses were used as an index of conditioned fear. \n\nRESULTS\nDuring extinction recall (day 3), the cue paired with TMS to target 1 showed significantly reduced skin conductance responses, whereas TMS to target 2 had no effect. Further, we built group-level maps that weighted TMS-induced electric fields and diffusion magnetic resonance imaging connectivity estimates with fear level. These maps revealed distinct cortical regions and large-scale networks associated with reduced versus increased fear. \n\nCONCLUSIONS\nThe results showed that spatiotemporally focused TMS may enhance extinction learning and/or consolidation of extinction memory and suggested novel cortical areas and large-scale networks for targeting in future studies.","container-title":"Biological Psychiatry","DOI":"10.1016/J.BIOPSYCH.2017.10.022","ISSN":"0006-3223","issue":"2","note":"publisher: Elsevier\nCitation Key: Raij2018","page":"129-137","title":"Prefrontal Cortex Stimulation Enhances Fear Extinction Memory in Humans","URL":"https://www.sciencedirect.com/science/article/pii/S0006322317321443?via%3Dihub","volume":"84","author":[{"family":"Raij","given":"Tommi"},{"family":"Nummenmaa","given":"Aapo"},{"family":"Marin","given":"Marie-France"},{"family":"Porter","given":"Daria"},{"family":"Furtak","given":"Sharon"},{"family":"Setsompop","given":"Kawin"},{"family":"Milad","given":"Mohammed R."}],"accessed":{"date-parts":[["2019",4,30]]},"issued":{"date-parts":[["2018",7,15]]}}}],"schema":"https://github.com/citation-style-language/schema/raw/master/csl-citation.json"} </w:instrText>
      </w:r>
      <w:r w:rsidR="00CF1164">
        <w:rPr>
          <w:rFonts w:ascii="Arial" w:eastAsia="Arial" w:hAnsi="Arial" w:cs="Arial"/>
        </w:rPr>
        <w:fldChar w:fldCharType="separate"/>
      </w:r>
      <w:r w:rsidR="00BA52D4" w:rsidRPr="00BA52D4">
        <w:rPr>
          <w:rFonts w:ascii="Arial" w:hAnsi="Arial" w:cs="Arial"/>
          <w:szCs w:val="24"/>
          <w:vertAlign w:val="superscript"/>
        </w:rPr>
        <w:t>24,62–65</w:t>
      </w:r>
      <w:r w:rsidR="00CF1164">
        <w:rPr>
          <w:rFonts w:ascii="Arial" w:eastAsia="Arial" w:hAnsi="Arial" w:cs="Arial"/>
        </w:rPr>
        <w:fldChar w:fldCharType="end"/>
      </w:r>
      <w:r w:rsidR="004C7105" w:rsidRPr="00254ABE">
        <w:rPr>
          <w:rFonts w:ascii="Arial" w:eastAsia="Arial" w:hAnsi="Arial" w:cs="Arial"/>
          <w:lang w:val="fr-FR"/>
        </w:rPr>
        <w:t xml:space="preserve">. </w:t>
      </w:r>
      <w:r w:rsidR="004C7105">
        <w:rPr>
          <w:rFonts w:ascii="Arial" w:eastAsia="Arial" w:hAnsi="Arial" w:cs="Arial"/>
        </w:rPr>
        <w:t>T</w:t>
      </w:r>
      <w:r w:rsidR="0089654E">
        <w:rPr>
          <w:rFonts w:ascii="Arial" w:eastAsia="Arial" w:hAnsi="Arial" w:cs="Arial"/>
        </w:rPr>
        <w:t>he inability to form an</w:t>
      </w:r>
      <w:del w:id="353" w:author="gus hennings" w:date="2021-10-20T17:11:00Z">
        <w:r w:rsidR="0089654E" w:rsidDel="00935C61">
          <w:rPr>
            <w:rFonts w:ascii="Arial" w:eastAsia="Arial" w:hAnsi="Arial" w:cs="Arial"/>
          </w:rPr>
          <w:delText xml:space="preserve"> initial</w:delText>
        </w:r>
      </w:del>
      <w:r w:rsidR="0089654E">
        <w:rPr>
          <w:rFonts w:ascii="Arial" w:eastAsia="Arial" w:hAnsi="Arial" w:cs="Arial"/>
        </w:rPr>
        <w:t xml:space="preserve"> </w:t>
      </w:r>
      <w:del w:id="354" w:author="gus hennings" w:date="2021-10-20T17:12:00Z">
        <w:r w:rsidR="0089654E" w:rsidDel="00935C61">
          <w:rPr>
            <w:rFonts w:ascii="Arial" w:eastAsia="Arial" w:hAnsi="Arial" w:cs="Arial"/>
          </w:rPr>
          <w:delText xml:space="preserve">memory trace of </w:delText>
        </w:r>
      </w:del>
      <w:r w:rsidR="0089654E">
        <w:rPr>
          <w:rFonts w:ascii="Arial" w:eastAsia="Arial" w:hAnsi="Arial" w:cs="Arial"/>
        </w:rPr>
        <w:t xml:space="preserve">extinction </w:t>
      </w:r>
      <w:ins w:id="355" w:author="gus hennings" w:date="2021-10-20T17:12:00Z">
        <w:r w:rsidR="00935C61">
          <w:rPr>
            <w:rFonts w:ascii="Arial" w:eastAsia="Arial" w:hAnsi="Arial" w:cs="Arial"/>
          </w:rPr>
          <w:t xml:space="preserve">memory </w:t>
        </w:r>
      </w:ins>
      <w:del w:id="356" w:author="gus hennings" w:date="2021-10-20T17:12:00Z">
        <w:r w:rsidR="0089654E" w:rsidDel="00935C61">
          <w:rPr>
            <w:rFonts w:ascii="Arial" w:eastAsia="Arial" w:hAnsi="Arial" w:cs="Arial"/>
          </w:rPr>
          <w:delText xml:space="preserve">learning </w:delText>
        </w:r>
      </w:del>
      <w:r w:rsidR="0089654E">
        <w:rPr>
          <w:rFonts w:ascii="Arial" w:eastAsia="Arial" w:hAnsi="Arial" w:cs="Arial"/>
        </w:rPr>
        <w:t>in the vmPFC</w:t>
      </w:r>
      <w:r w:rsidR="004C6B9D">
        <w:rPr>
          <w:rFonts w:ascii="Arial" w:eastAsia="Arial" w:hAnsi="Arial" w:cs="Arial"/>
        </w:rPr>
        <w:t xml:space="preserve"> </w:t>
      </w:r>
      <w:ins w:id="357" w:author="gus hennings" w:date="2021-10-20T17:12:00Z">
        <w:r w:rsidR="00935C61">
          <w:rPr>
            <w:rFonts w:ascii="Arial" w:eastAsia="Arial" w:hAnsi="Arial" w:cs="Arial"/>
          </w:rPr>
          <w:t xml:space="preserve">during learning </w:t>
        </w:r>
      </w:ins>
      <w:r w:rsidR="0089654E">
        <w:rPr>
          <w:rFonts w:ascii="Arial" w:eastAsia="Arial" w:hAnsi="Arial" w:cs="Arial"/>
        </w:rPr>
        <w:t xml:space="preserve">may </w:t>
      </w:r>
      <w:r w:rsidR="00D36265">
        <w:rPr>
          <w:rFonts w:ascii="Arial" w:eastAsia="Arial" w:hAnsi="Arial" w:cs="Arial"/>
        </w:rPr>
        <w:t xml:space="preserve">therefore </w:t>
      </w:r>
      <w:r w:rsidR="0089654E">
        <w:rPr>
          <w:rFonts w:ascii="Arial" w:eastAsia="Arial" w:hAnsi="Arial" w:cs="Arial"/>
        </w:rPr>
        <w:t xml:space="preserve">be a critical factor in </w:t>
      </w:r>
      <w:r w:rsidR="00B06370">
        <w:rPr>
          <w:rFonts w:ascii="Arial" w:eastAsia="Arial" w:hAnsi="Arial" w:cs="Arial"/>
        </w:rPr>
        <w:t xml:space="preserve">extinction </w:t>
      </w:r>
      <w:r w:rsidR="0089654E">
        <w:rPr>
          <w:rFonts w:ascii="Arial" w:eastAsia="Arial" w:hAnsi="Arial" w:cs="Arial"/>
        </w:rPr>
        <w:t xml:space="preserve">retrieval </w:t>
      </w:r>
      <w:r w:rsidR="00B06370">
        <w:rPr>
          <w:rFonts w:ascii="Arial" w:eastAsia="Arial" w:hAnsi="Arial" w:cs="Arial"/>
        </w:rPr>
        <w:t>deficit</w:t>
      </w:r>
      <w:r w:rsidR="0089654E">
        <w:rPr>
          <w:rFonts w:ascii="Arial" w:eastAsia="Arial" w:hAnsi="Arial" w:cs="Arial"/>
        </w:rPr>
        <w:t>s</w:t>
      </w:r>
      <w:r w:rsidR="00B06370">
        <w:rPr>
          <w:rFonts w:ascii="Arial" w:eastAsia="Arial" w:hAnsi="Arial" w:cs="Arial"/>
        </w:rPr>
        <w:t xml:space="preserve"> observed </w:t>
      </w:r>
      <w:r w:rsidR="00B06370">
        <w:rPr>
          <w:rFonts w:ascii="Arial" w:eastAsia="Arial" w:hAnsi="Arial" w:cs="Arial"/>
        </w:rPr>
        <w:lastRenderedPageBreak/>
        <w:t>in PTSD</w:t>
      </w:r>
      <w:r w:rsidR="00355839">
        <w:rPr>
          <w:rFonts w:ascii="Arial" w:eastAsia="Arial" w:hAnsi="Arial" w:cs="Arial"/>
        </w:rPr>
        <w:t xml:space="preserve"> </w:t>
      </w:r>
      <w:r w:rsidR="00355839">
        <w:rPr>
          <w:rFonts w:ascii="Arial" w:eastAsia="Arial" w:hAnsi="Arial" w:cs="Arial"/>
        </w:rPr>
        <w:fldChar w:fldCharType="begin"/>
      </w:r>
      <w:r w:rsidR="00C06015">
        <w:rPr>
          <w:rFonts w:ascii="Arial" w:eastAsia="Arial" w:hAnsi="Arial" w:cs="Arial"/>
        </w:rPr>
        <w:instrText xml:space="preserve"> ADDIN ZOTERO_ITEM CSL_CITATION {"citationID":"ynvrOmfz","properties":{"formattedCitation":"\\super 1,2\\nosupersub{}","plainCitation":"1,2","noteIndex":0},"citationItems":[{"id":714,"uris":["http://zotero.org/users/7734491/items/52SQW3AK"],"uri":["http://zotero.org/users/7734491/items/52SQW3AK"],"itemData":{"id":714,"type":"article-journal","abstract":"Learning abnormalities have long been centrally implicated in posttraumatic psychopathology. Indeed, of all anxiety disorders, PTSD may be most clearly attributable to discrete, aversive learning events. In PTSD, such learning is acquired during the traumatic encounter and is expressed as both conditioned fear to stimuli associated with the event and more general over-reactivity-or failure to adapt-to intense, novel, or fear-related stimuli. The relatively straightforward link between PTSD and these basic, evolutionarily old, learning processes of conditioning, sensitization, and habituation affords models of PTSD comprised of fundamental, experimentally tractable mechanisms of learning that have been well characterized across a variety of mammalian species including humans. Though such learning mechanisms have featured prominently in explanatory models of psychological maladjustment to trauma for at least 90. years, much of the empirical testing of these models has occurred only in the past two decades. The current review delineates the variety of theories forming this longstanding tradition of learning-based models of PTSD, details empirical evidence for such models, attempts an integrative account of results from this literature, and specifies limitations of, and future directions for, studies testing learning models of PTSD.","container-title":"International Journal of Psychophysiology","DOI":"10.1016/j.ijpsycho.2014.11.006","ISSN":"18727697","issue":"3","note":"Citation Key: Lissek2015","page":"594-605","title":"Learning models of PTSD: Theoretical accounts and psychobiological evidence","volume":"98","author":[{"family":"Lissek","given":"Shmuel"},{"family":"Meurs","given":"Brian","non-dropping-particle":"van"}],"accessed":{"date-parts":[["2018",7,17]]},"issued":{"date-parts":[["2015"]]}}},{"id":995,"uris":["http://zotero.org/users/7734491/items/T9FCGIV7"],"uri":["http://zotero.org/users/7734491/items/T9FCGIV7"],"itemData":{"id":995,"type":"article-journal","abstract":"Post-traumatic stress disorder (PTSD) is the only major mental disorder for which a cause is considered to be known: that is, an event that involves threat to the physical integrity of oneself or others and induces a response of intense fear, helplessness or horror. Although PTSD is still largely regarded as a psychological phenomenon, over the past three decades the growth of the biological PTSD literature has been explosive, and thousands of references now exist. Ultimately, the impact of an environmental event, such as a psychological trauma, must be understood at organic, cellular and molecular levels. This Review attempts to present the current state of this understanding on the basis of psychophysiological, structural and functional neuroimaging, and endocrinological, genetic and molecular biological studies in humans and in animal models. © 2012 Macmillan Publishers Limited. All rights reserved.","container-title":"Nature Reviews Neuroscience","DOI":"10.1038/nrn3339","ISSN":"1471003X","issue":"11","note":"PMID: 23047775\nCitation Key: Pitman2012","page":"769-787","title":"Biological studies of post-traumatic stress disorder","URL":"http://www.ncbi.nlm.nih.gov/pubmed/23047775","volume":"13","author":[{"family":"Pitman","given":"Roger K."},{"family":"Rasmusson","given":"Ann M."},{"family":"Koenen","given":"Karestan C."},{"family":"Shin","given":"Lisa M."},{"family":"Orr","given":"Scott P."},{"family":"Gilbertson","given":"Mark W."},{"family":"Milad","given":"Mohammed R."},{"family":"Liberzon","given":"Israel"}],"accessed":{"date-parts":[["2019",6,11]]},"issued":{"date-parts":[["2012",11,10]]}}}],"schema":"https://github.com/citation-style-language/schema/raw/master/csl-citation.json"} </w:instrText>
      </w:r>
      <w:r w:rsidR="00355839">
        <w:rPr>
          <w:rFonts w:ascii="Arial" w:eastAsia="Arial" w:hAnsi="Arial" w:cs="Arial"/>
        </w:rPr>
        <w:fldChar w:fldCharType="separate"/>
      </w:r>
      <w:r w:rsidR="00C06015" w:rsidRPr="00C06015">
        <w:rPr>
          <w:rFonts w:ascii="Arial" w:hAnsi="Arial" w:cs="Arial"/>
          <w:szCs w:val="24"/>
          <w:vertAlign w:val="superscript"/>
        </w:rPr>
        <w:t>1,2</w:t>
      </w:r>
      <w:r w:rsidR="00355839">
        <w:rPr>
          <w:rFonts w:ascii="Arial" w:eastAsia="Arial" w:hAnsi="Arial" w:cs="Arial"/>
        </w:rPr>
        <w:fldChar w:fldCharType="end"/>
      </w:r>
      <w:r w:rsidR="00B06370">
        <w:rPr>
          <w:rFonts w:ascii="Arial" w:eastAsia="Arial" w:hAnsi="Arial" w:cs="Arial"/>
        </w:rPr>
        <w:t xml:space="preserve">. </w:t>
      </w:r>
      <w:r w:rsidR="005A5959">
        <w:rPr>
          <w:rFonts w:ascii="Arial" w:eastAsia="Arial" w:hAnsi="Arial" w:cs="Arial"/>
        </w:rPr>
        <w:t>Likewise, t</w:t>
      </w:r>
      <w:r w:rsidR="00B06370">
        <w:rPr>
          <w:rFonts w:ascii="Arial" w:eastAsia="Arial" w:hAnsi="Arial" w:cs="Arial"/>
        </w:rPr>
        <w:t xml:space="preserve">he misallocation of extinction-specific memories to the dACC, rather than the vmPFC, may bias the retrieval and expression of fear associations following extinction, </w:t>
      </w:r>
      <w:del w:id="358" w:author="gus hennings" w:date="2021-10-20T17:12:00Z">
        <w:r w:rsidR="005A5959" w:rsidDel="00935C61">
          <w:rPr>
            <w:rFonts w:ascii="Arial" w:eastAsia="Arial" w:hAnsi="Arial" w:cs="Arial"/>
          </w:rPr>
          <w:delText xml:space="preserve">further </w:delText>
        </w:r>
      </w:del>
      <w:r w:rsidR="00B06370">
        <w:rPr>
          <w:rFonts w:ascii="Arial" w:eastAsia="Arial" w:hAnsi="Arial" w:cs="Arial"/>
        </w:rPr>
        <w:t>contributing to fear relapse.</w:t>
      </w:r>
      <w:r w:rsidR="00D36265">
        <w:rPr>
          <w:rFonts w:ascii="Arial" w:eastAsia="Arial" w:hAnsi="Arial" w:cs="Arial"/>
        </w:rPr>
        <w:t xml:space="preserve"> These provide potential targets to strengthen extinction memory for clinical purposes.</w:t>
      </w:r>
    </w:p>
    <w:p w14:paraId="038EBB73" w14:textId="4C375064" w:rsidR="000F625B" w:rsidRDefault="00B06370">
      <w:pPr>
        <w:spacing w:line="480" w:lineRule="auto"/>
        <w:ind w:firstLine="720"/>
        <w:jc w:val="both"/>
        <w:rPr>
          <w:rFonts w:ascii="Arial" w:eastAsia="Arial" w:hAnsi="Arial" w:cs="Arial"/>
        </w:rPr>
      </w:pPr>
      <w:r>
        <w:rPr>
          <w:rFonts w:ascii="Arial" w:eastAsia="Arial" w:hAnsi="Arial" w:cs="Arial"/>
        </w:rPr>
        <w:t xml:space="preserve">We also found </w:t>
      </w:r>
      <w:r w:rsidR="005A5959">
        <w:rPr>
          <w:rFonts w:ascii="Arial" w:eastAsia="Arial" w:hAnsi="Arial" w:cs="Arial"/>
        </w:rPr>
        <w:t xml:space="preserve">divided organization </w:t>
      </w:r>
      <w:r>
        <w:rPr>
          <w:rFonts w:ascii="Arial" w:eastAsia="Arial" w:hAnsi="Arial" w:cs="Arial"/>
        </w:rPr>
        <w:t xml:space="preserve">of </w:t>
      </w:r>
      <w:r w:rsidR="005A5959">
        <w:rPr>
          <w:rFonts w:ascii="Arial" w:eastAsia="Arial" w:hAnsi="Arial" w:cs="Arial"/>
        </w:rPr>
        <w:t xml:space="preserve">fear and extinction </w:t>
      </w:r>
      <w:del w:id="359" w:author="gus hennings" w:date="2021-10-20T17:13:00Z">
        <w:r w:rsidR="005A5959" w:rsidDel="00935C61">
          <w:rPr>
            <w:rFonts w:ascii="Arial" w:eastAsia="Arial" w:hAnsi="Arial" w:cs="Arial"/>
          </w:rPr>
          <w:delText>memor</w:delText>
        </w:r>
        <w:r w:rsidR="003D10DA" w:rsidDel="00935C61">
          <w:rPr>
            <w:rFonts w:ascii="Arial" w:eastAsia="Arial" w:hAnsi="Arial" w:cs="Arial"/>
          </w:rPr>
          <w:delText>ies</w:delText>
        </w:r>
        <w:r w:rsidR="005A5959" w:rsidDel="00935C61">
          <w:rPr>
            <w:rFonts w:ascii="Arial" w:eastAsia="Arial" w:hAnsi="Arial" w:cs="Arial"/>
          </w:rPr>
          <w:delText xml:space="preserve"> </w:delText>
        </w:r>
      </w:del>
      <w:r w:rsidR="005A5959">
        <w:rPr>
          <w:rFonts w:ascii="Arial" w:eastAsia="Arial" w:hAnsi="Arial" w:cs="Arial"/>
        </w:rPr>
        <w:t>a</w:t>
      </w:r>
      <w:r>
        <w:rPr>
          <w:rFonts w:ascii="Arial" w:eastAsia="Arial" w:hAnsi="Arial" w:cs="Arial"/>
        </w:rPr>
        <w:t>long the long axis of the hippocampus.</w:t>
      </w:r>
      <w:ins w:id="360" w:author="gus hennings" w:date="2021-10-20T17:13:00Z">
        <w:r w:rsidR="00935C61">
          <w:rPr>
            <w:rFonts w:ascii="Arial" w:eastAsia="Arial" w:hAnsi="Arial" w:cs="Arial"/>
          </w:rPr>
          <w:t xml:space="preserve"> </w:t>
        </w:r>
      </w:ins>
      <w:del w:id="361" w:author="gus hennings" w:date="2021-10-20T17:13:00Z">
        <w:r w:rsidDel="00935C61">
          <w:rPr>
            <w:rFonts w:ascii="Arial" w:eastAsia="Arial" w:hAnsi="Arial" w:cs="Arial"/>
          </w:rPr>
          <w:delText xml:space="preserve"> </w:delText>
        </w:r>
        <w:r w:rsidR="005A5959" w:rsidDel="00935C61">
          <w:rPr>
            <w:rFonts w:ascii="Arial" w:eastAsia="Arial" w:hAnsi="Arial" w:cs="Arial"/>
          </w:rPr>
          <w:delText xml:space="preserve">Interestingly, </w:delText>
        </w:r>
      </w:del>
      <w:ins w:id="362" w:author="gus hennings" w:date="2021-10-20T17:13:00Z">
        <w:r w:rsidR="00935C61">
          <w:rPr>
            <w:rFonts w:ascii="Arial" w:eastAsia="Arial" w:hAnsi="Arial" w:cs="Arial"/>
          </w:rPr>
          <w:t>N</w:t>
        </w:r>
      </w:ins>
      <w:del w:id="363" w:author="gus hennings" w:date="2021-10-20T17:13:00Z">
        <w:r w:rsidR="005A5959" w:rsidDel="00935C61">
          <w:rPr>
            <w:rFonts w:ascii="Arial" w:eastAsia="Arial" w:hAnsi="Arial" w:cs="Arial"/>
          </w:rPr>
          <w:delText>n</w:delText>
        </w:r>
      </w:del>
      <w:r w:rsidR="005A5959">
        <w:rPr>
          <w:rFonts w:ascii="Arial" w:eastAsia="Arial" w:hAnsi="Arial" w:cs="Arial"/>
        </w:rPr>
        <w:t xml:space="preserve">eural reinstatement in the hippocampus was sensitive to the temporal context of encoding (fear versus extinction) rather than the valence of the CS (CS+ versus CS-). This </w:t>
      </w:r>
      <w:del w:id="364" w:author="gus hennings" w:date="2021-10-20T17:13:00Z">
        <w:r w:rsidR="005A5959" w:rsidDel="00935C61">
          <w:rPr>
            <w:rFonts w:ascii="Arial" w:eastAsia="Arial" w:hAnsi="Arial" w:cs="Arial"/>
          </w:rPr>
          <w:delText xml:space="preserve">division of </w:delText>
        </w:r>
      </w:del>
      <w:r w:rsidR="005A5959">
        <w:rPr>
          <w:rFonts w:ascii="Arial" w:eastAsia="Arial" w:hAnsi="Arial" w:cs="Arial"/>
        </w:rPr>
        <w:t xml:space="preserve">contextual specificity aligns with the </w:t>
      </w:r>
      <w:del w:id="365" w:author="gus hennings" w:date="2021-10-20T17:14:00Z">
        <w:r w:rsidR="00A95E30" w:rsidDel="00935C61">
          <w:rPr>
            <w:rFonts w:ascii="Arial" w:eastAsia="Arial" w:hAnsi="Arial" w:cs="Arial"/>
          </w:rPr>
          <w:delText xml:space="preserve">general </w:delText>
        </w:r>
      </w:del>
      <w:r w:rsidR="005A5959">
        <w:rPr>
          <w:rFonts w:ascii="Arial" w:eastAsia="Arial" w:hAnsi="Arial" w:cs="Arial"/>
        </w:rPr>
        <w:t xml:space="preserve">role of the hippocampus </w:t>
      </w:r>
      <w:r w:rsidR="00A95E30">
        <w:rPr>
          <w:rFonts w:ascii="Arial" w:eastAsia="Arial" w:hAnsi="Arial" w:cs="Arial"/>
        </w:rPr>
        <w:t xml:space="preserve">in forming contextual representation in associative learning </w:t>
      </w:r>
      <w:r w:rsidR="00403B7B">
        <w:rPr>
          <w:rFonts w:ascii="Arial" w:eastAsia="Arial" w:hAnsi="Arial" w:cs="Arial"/>
        </w:rPr>
        <w:fldChar w:fldCharType="begin"/>
      </w:r>
      <w:r w:rsidR="00BA52D4">
        <w:rPr>
          <w:rFonts w:ascii="Arial" w:eastAsia="Arial" w:hAnsi="Arial" w:cs="Arial"/>
        </w:rPr>
        <w:instrText xml:space="preserve"> ADDIN ZOTERO_ITEM CSL_CITATION {"citationID":"wjWFguoq","properties":{"formattedCitation":"\\super 66\\nosupersub{}","plainCitation":"66","noteIndex":0},"citationItems":[{"id":1740,"uris":["http://zotero.org/users/7734491/items/2YK57HWM"],"uri":["http://zotero.org/users/7734491/items/2YK57HWM"],"itemData":{"id":1740,"type":"article-journal","abstract":"The authors present a theoretical framework for understanding the roles of the hippocampus and neocortex in learning and memory. This framework incorporates a theme found in many theories of hippocampal function: that the hippocampus is responsible for developing conjunctive representations binding together stimulus elements into a unitary representation that can later be recalled from partial input cues. This idea is contradicted by the fact that hippocampally lesioned rats can learn nonlinear discrimination problems that require conjunctive representations. The authors' framework accommodates this finding by establishing a principled division of labor, where the cortex is responsible for slow learning that integrates over multiple experiences to extract generalities whereas the hippocampus performs rapid learning of the arbitrary contents of individual experiences. This framework suggests that tasks involving rapid, incidental conjunctive learning are better tests of hippocampal function. The authors implement this framework in a computational neural network model and show that it can account for a wide range of data in animal learning. (PsycINFO Database Record (c) 2016 APA, all rights reserved)","container-title":"Psychological Review","DOI":"10.1037/0033-295X.108.2.311","ISSN":"1939-1471(Electronic),0033-295X(Print)","issue":"2","note":"publisher-place: US\npublisher: American Psychological Association","page":"311-345","source":"APA PsycNET","title":"Conjunctive representations in learning and memory: Principles of cortical and hippocampal function","title-short":"Conjunctive representations in learning and memory","volume":"108","author":[{"family":"O'Reilly","given":"Randall C."},{"family":"Rudy","given":"Jerry W."}],"issued":{"date-parts":[["2001"]]}}}],"schema":"https://github.com/citation-style-language/schema/raw/master/csl-citation.json"} </w:instrText>
      </w:r>
      <w:r w:rsidR="00403B7B">
        <w:rPr>
          <w:rFonts w:ascii="Arial" w:eastAsia="Arial" w:hAnsi="Arial" w:cs="Arial"/>
        </w:rPr>
        <w:fldChar w:fldCharType="separate"/>
      </w:r>
      <w:r w:rsidR="00BA52D4" w:rsidRPr="00BA52D4">
        <w:rPr>
          <w:rFonts w:ascii="Arial" w:hAnsi="Arial" w:cs="Arial"/>
          <w:szCs w:val="24"/>
          <w:vertAlign w:val="superscript"/>
        </w:rPr>
        <w:t>66</w:t>
      </w:r>
      <w:r w:rsidR="00403B7B">
        <w:rPr>
          <w:rFonts w:ascii="Arial" w:eastAsia="Arial" w:hAnsi="Arial" w:cs="Arial"/>
        </w:rPr>
        <w:fldChar w:fldCharType="end"/>
      </w:r>
      <w:r w:rsidR="00403B7B">
        <w:rPr>
          <w:rFonts w:ascii="Arial" w:eastAsia="Arial" w:hAnsi="Arial" w:cs="Arial"/>
        </w:rPr>
        <w:t xml:space="preserve"> </w:t>
      </w:r>
      <w:r w:rsidR="005A5959">
        <w:rPr>
          <w:rFonts w:ascii="Arial" w:eastAsia="Arial" w:hAnsi="Arial" w:cs="Arial"/>
        </w:rPr>
        <w:t xml:space="preserve">and </w:t>
      </w:r>
      <w:r w:rsidR="00A95E30">
        <w:rPr>
          <w:rFonts w:ascii="Arial" w:eastAsia="Arial" w:hAnsi="Arial" w:cs="Arial"/>
        </w:rPr>
        <w:t>exerting contextual control</w:t>
      </w:r>
      <w:r w:rsidR="005A5959">
        <w:rPr>
          <w:rFonts w:ascii="Arial" w:eastAsia="Arial" w:hAnsi="Arial" w:cs="Arial"/>
        </w:rPr>
        <w:t xml:space="preserve"> </w:t>
      </w:r>
      <w:r w:rsidR="00A95E30">
        <w:rPr>
          <w:rFonts w:ascii="Arial" w:eastAsia="Arial" w:hAnsi="Arial" w:cs="Arial"/>
        </w:rPr>
        <w:t>of</w:t>
      </w:r>
      <w:r w:rsidR="005A5959">
        <w:rPr>
          <w:rFonts w:ascii="Arial" w:eastAsia="Arial" w:hAnsi="Arial" w:cs="Arial"/>
        </w:rPr>
        <w:t xml:space="preserve"> extinction retrieval through connections with the mPFC </w:t>
      </w:r>
      <w:r w:rsidR="00403B7B">
        <w:rPr>
          <w:rFonts w:ascii="Arial" w:eastAsia="Arial" w:hAnsi="Arial" w:cs="Arial"/>
        </w:rPr>
        <w:fldChar w:fldCharType="begin"/>
      </w:r>
      <w:r w:rsidR="00BA52D4">
        <w:rPr>
          <w:rFonts w:ascii="Arial" w:eastAsia="Arial" w:hAnsi="Arial" w:cs="Arial"/>
        </w:rPr>
        <w:instrText xml:space="preserve"> ADDIN ZOTERO_ITEM CSL_CITATION {"citationID":"VMrUsLZD","properties":{"formattedCitation":"\\super 27,67\\nosupersub{}","plainCitation":"27,67","noteIndex":0},"citationItems":[{"id":1742,"uris":["http://zotero.org/users/7734491/items/SBLYKVCG"],"uri":["http://zotero.org/users/7734491/items/SBLYKVCG"],"itemData":{"id":1742,"type":"article-journal","abstract":"Download figureDownload PowerPoint","container-title":"Physiological Reviews","DOI":"10.1152/physrev.00016.2020","ISSN":"0031-9333","issue":"2","note":"publisher: American Physiological Society","page":"611-681","source":"journals-physiology-org.ezproxy.lib.utexas.edu (Atypon)","title":"Behavioral and neurobiological mechanisms of pavlovian and instrumental extinction learning","URL":"http://journals.physiology.org/doi/full/10.1152/physrev.00016.2020","volume":"101","author":[{"family":"Bouton","given":"Mark E."},{"family":"Maren","given":"Stephen"},{"family":"McNally","given":"Gavan P."}],"accessed":{"date-parts":[["2021",4,19]]},"issued":{"date-parts":[["2020",9,24]]}}},{"id":821,"uris":["http://zotero.org/users/7734491/items/8AQ4CV3U"],"uri":["http://zotero.org/users/7734491/items/8AQ4CV3U"],"itemData":{"id":821,"type":"article-journal","abstract":"The medial prefrontal cortex (mPFC) has been implicated in the extinction of emotional memories, including conditioned fear. We found that ventral hippocampal (vHPC) projections to the infralimbic (IL) cortex recruited parvalbumin-expressing interneurons to counter the expression of extinguished fear and promote fear relapse. Whole-cell recordings ex vivo revealed that optogenetic activation of vHPC input to amygdala-projecting pyramidal neurons in the IL was dominated by feed-forward inhibition. Selectively silencing parvalbumin-expressing, but not somatostatin-expressing, interneurons in the IL eliminated vHPC-mediated inhibition. In behaving rats, pharmacogenetic activation of vHPC→IL projections impaired extinction recall, whereas silencing IL projectors diminished fear renewal. Intra-IL infusion of GABA receptor agonists or antagonists, respectively, reproduced these effects. Together, our findings describe a previously unknown circuit mechanism for the contextual control of fear, and indicate that vHPC-mediated inhibition of IL is an essential neural substrate for fear relapse.","container-title":"Nature Neuroscience","DOI":"10.1038/s41593-018-0073-9","ISSN":"15461726","issue":"3","note":"PMID: 29403033\nCitation Key: Marek2018\nISBN: 4159301800","page":"384-392","title":"Hippocampus-driven feed-forward inhibition of the prefrontal cortex mediates relapse of extinguished fear","volume":"21","author":[{"family":"Marek","given":"Roger"},{"family":"Jin","given":"Jingji"},{"family":"Goode","given":"Travis D."},{"family":"Giustino","given":"Thomas F."},{"family":"Wang","given":"Qian"},{"family":"Acca","given":"Gillian M."},{"family":"Holehonnur","given":"Roopashri"},{"family":"Ploski","given":"Jonathan E."},{"family":"Fitzgerald","given":"Paul J."},{"family":"Lynagh","given":"Timothy"},{"family":"Lynch","given":"Joseph W."},{"family":"Maren","given":"Stephen"},{"family":"Sah","given":"Pankaj"}],"accessed":{"date-parts":[["2018",5,2]]},"issued":{"date-parts":[["2018"]]}}}],"schema":"https://github.com/citation-style-language/schema/raw/master/csl-citation.json"} </w:instrText>
      </w:r>
      <w:r w:rsidR="00403B7B">
        <w:rPr>
          <w:rFonts w:ascii="Arial" w:eastAsia="Arial" w:hAnsi="Arial" w:cs="Arial"/>
        </w:rPr>
        <w:fldChar w:fldCharType="separate"/>
      </w:r>
      <w:r w:rsidR="00BA52D4" w:rsidRPr="00BA52D4">
        <w:rPr>
          <w:rFonts w:ascii="Arial" w:hAnsi="Arial" w:cs="Arial"/>
          <w:szCs w:val="24"/>
          <w:vertAlign w:val="superscript"/>
        </w:rPr>
        <w:t>27,67</w:t>
      </w:r>
      <w:r w:rsidR="00403B7B">
        <w:rPr>
          <w:rFonts w:ascii="Arial" w:eastAsia="Arial" w:hAnsi="Arial" w:cs="Arial"/>
        </w:rPr>
        <w:fldChar w:fldCharType="end"/>
      </w:r>
      <w:r w:rsidR="005A5959">
        <w:rPr>
          <w:rFonts w:ascii="Arial" w:eastAsia="Arial" w:hAnsi="Arial" w:cs="Arial"/>
        </w:rPr>
        <w:t>.</w:t>
      </w:r>
      <w:r w:rsidR="00A95E30">
        <w:rPr>
          <w:rFonts w:ascii="Arial" w:eastAsia="Arial" w:hAnsi="Arial" w:cs="Arial"/>
        </w:rPr>
        <w:t xml:space="preserve"> The hippocampus maintains competing representations of fear and extinction memory in distinct neural populations in the dentate gyrus </w:t>
      </w:r>
      <w:r w:rsidR="00403B7B">
        <w:rPr>
          <w:rFonts w:ascii="Arial" w:eastAsia="Arial" w:hAnsi="Arial" w:cs="Arial"/>
        </w:rPr>
        <w:fldChar w:fldCharType="begin"/>
      </w:r>
      <w:r w:rsidR="00C06015">
        <w:rPr>
          <w:rFonts w:ascii="Arial" w:eastAsia="Arial" w:hAnsi="Arial" w:cs="Arial"/>
        </w:rPr>
        <w:instrText xml:space="preserve"> ADDIN ZOTERO_ITEM CSL_CITATION {"citationID":"ZtSiSGLb","properties":{"formattedCitation":"\\super 32\\nosupersub{}","plainCitation":"32","noteIndex":0},"citationItems":[{"id":1166,"uris":["http://zotero.org/users/7734491/items/7URRXYR8"],"uri":["http://zotero.org/users/7734491/items/7URRXYR8"],"itemData":{"id":1166,"type":"article-journal","abstract":"Learned fear often relapses after extinction, suggesting that extinction training generates a new memory that coexists with the original fear memory; however, the mechanisms governing the expression of competing fear and extinction memories remain unclear. We used activity-dependent neural tagging to investigate representations of fear and extinction memories in the dentate gyrus. We demonstrate that extinction training suppresses reactivation of contextual fear engram cells while activating a second ensemble, a putative extinction engram. Optogenetic inhibition of neurons that were active during extinction training increased fear after extinction training, whereas silencing neurons that were active during fear training reduced spontaneous recovery of fear. Optogenetic stimulation of fear acquisition neurons increased fear, while stimulation of extinction neurons suppressed fear and prevented spontaneous recovery. Our results indicate that the hippocampus generates a fear extinction representation and that interactions between hippocampal fear and extinction representations govern the suppression and relapse of fear after extinction.","container-title":"Nature Neuroscience","DOI":"10.1038/s41593-019-0361-z","ISSN":"15461726","issue":"5","note":"PMID: 30936555\npublisher: Nature Publishing Group\nCitation Key: Lacagnina2019","page":"753-761","title":"Distinct hippocampal engrams control extinction and relapse of fear memory","URL":"https://www.nature.com/articles/s41593-019-0361-z","volume":"22","author":[{"family":"Lacagnina","given":"Anthony F."},{"family":"Brockway","given":"Emma T."},{"family":"Crovetti","given":"Chelsea R."},{"family":"Shue","given":"Francis"},{"family":"McCarty","given":"Meredith J."},{"family":"Sattler","given":"Kevin P."},{"family":"Lim","given":"Sean C."},{"family":"Santos","given":"Sofia Leal"},{"family":"Denny","given":"Christine A."},{"family":"Drew","given":"Michael R."}],"accessed":{"date-parts":[["2020",6,23]]},"issued":{"date-parts":[["2019",5,1]]}}}],"schema":"https://github.com/citation-style-language/schema/raw/master/csl-citation.json"} </w:instrText>
      </w:r>
      <w:r w:rsidR="00403B7B">
        <w:rPr>
          <w:rFonts w:ascii="Arial" w:eastAsia="Arial" w:hAnsi="Arial" w:cs="Arial"/>
        </w:rPr>
        <w:fldChar w:fldCharType="separate"/>
      </w:r>
      <w:r w:rsidR="00C06015" w:rsidRPr="00C06015">
        <w:rPr>
          <w:rFonts w:ascii="Arial" w:hAnsi="Arial" w:cs="Arial"/>
          <w:szCs w:val="24"/>
          <w:vertAlign w:val="superscript"/>
        </w:rPr>
        <w:t>32</w:t>
      </w:r>
      <w:r w:rsidR="00403B7B">
        <w:rPr>
          <w:rFonts w:ascii="Arial" w:eastAsia="Arial" w:hAnsi="Arial" w:cs="Arial"/>
        </w:rPr>
        <w:fldChar w:fldCharType="end"/>
      </w:r>
      <w:r w:rsidR="00E31B97">
        <w:rPr>
          <w:rFonts w:ascii="Arial" w:eastAsia="Arial" w:hAnsi="Arial" w:cs="Arial"/>
        </w:rPr>
        <w:t xml:space="preserve"> and CA1 </w:t>
      </w:r>
      <w:r w:rsidR="00E31B97">
        <w:rPr>
          <w:rFonts w:ascii="Arial" w:eastAsia="Arial" w:hAnsi="Arial" w:cs="Arial"/>
        </w:rPr>
        <w:fldChar w:fldCharType="begin"/>
      </w:r>
      <w:r w:rsidR="00BA52D4">
        <w:rPr>
          <w:rFonts w:ascii="Arial" w:eastAsia="Arial" w:hAnsi="Arial" w:cs="Arial"/>
        </w:rPr>
        <w:instrText xml:space="preserve"> ADDIN ZOTERO_ITEM CSL_CITATION {"citationID":"39D8U4Hb","properties":{"formattedCitation":"\\super 68\\nosupersub{}","plainCitation":"68","noteIndex":0},"citationItems":[{"id":1855,"uris":["http://zotero.org/users/7734491/items/2BI96N8I"],"uri":["http://zotero.org/users/7734491/items/2BI96N8I"],"itemData":{"id":1855,"type":"article-journal","abstract":"Learning processes mediating conditioning and extinction of contextual fear require activation of several key signaling pathways in the hippocampus. Principal hippocampal CA1 neurons respond to fear conditioning by a coordinated activation of multiple protein kinases and immediate early genes, such as cFos, enabling rapid and lasting consolidation of contextual fear memory. The extracellular signal-regulated kinase (Erk) additionally acts as a central mediator of fear extinction. It is not known however, whether these molecular events take place in overlapping or nonoverlapping neuronal populations. By using mouse models of conditioning and extinction of fear, we set out to determine the time course of cFos and Erk activity, their cellular overlap, and regulation by afferent cholinergic input from the medial septum. Analyses of cFos+ and pErk+ cells by immunofluorescence revealed predominant nuclear activation of either protein during conditioning and extinction of fear, respectively. Transgenic cFos-LacZ mice were further used to label in vivo Fos+ hippocampal cells during conditioning followed by pErk immunostaining after extinction. The results showed that these signaling molecules were activated in segregated populations of hippocampal principal neurons. Furthermore, immunotoxin-induced lesions of medial septal neurons, providing cholinergic input into the hippocampus, selectively abolished Erk activation and extinction of fear without affecting cFos responses and conditioning. These results demonstrate that extinction mechanisms based on Erk signaling involve a specific population of CA1 principal neurons distinctively regulated by afferent cholinergic input from the medial septum.","container-title":"Journal of Neuroscience","DOI":"10.1523/JNEUROSCI.5619-08.2009","ISSN":"0270-6474, 1529-2401","issue":"11","journalAbbreviation":"J. Neurosci.","language":"en","note":"publisher: Society for Neuroscience\nsection: Articles\nPMID: 19295145","page":"3387-3394","source":"www.jneurosci.org","title":"Segregated Populations of Hippocampal Principal CA1 Neurons Mediating Conditioning and Extinction of Contextual Fear","URL":"https://www.jneurosci.org/content/29/11/3387","volume":"29","author":[{"family":"Tronson","given":"Natalie C."},{"family":"Schrick","given":"Christina"},{"family":"Guzman","given":"Yomayra F."},{"family":"Huh","given":"Kyu Hwan"},{"family":"Srivastava","given":"Deepak P."},{"family":"Penzes","given":"Peter"},{"family":"Guedea","given":"Anita L."},{"family":"Gao","given":"Can"},{"family":"Radulovic","given":"Jelena"}],"accessed":{"date-parts":[["2021",5,24]]},"issued":{"date-parts":[["2009",3,18]]}}}],"schema":"https://github.com/citation-style-language/schema/raw/master/csl-citation.json"} </w:instrText>
      </w:r>
      <w:r w:rsidR="00E31B97">
        <w:rPr>
          <w:rFonts w:ascii="Arial" w:eastAsia="Arial" w:hAnsi="Arial" w:cs="Arial"/>
        </w:rPr>
        <w:fldChar w:fldCharType="separate"/>
      </w:r>
      <w:r w:rsidR="00BA52D4" w:rsidRPr="00BA52D4">
        <w:rPr>
          <w:rFonts w:ascii="Arial" w:hAnsi="Arial" w:cs="Arial"/>
          <w:szCs w:val="24"/>
          <w:vertAlign w:val="superscript"/>
        </w:rPr>
        <w:t>68</w:t>
      </w:r>
      <w:r w:rsidR="00E31B97">
        <w:rPr>
          <w:rFonts w:ascii="Arial" w:eastAsia="Arial" w:hAnsi="Arial" w:cs="Arial"/>
        </w:rPr>
        <w:fldChar w:fldCharType="end"/>
      </w:r>
      <w:r w:rsidR="00403B7B">
        <w:rPr>
          <w:rFonts w:ascii="Arial" w:eastAsia="Arial" w:hAnsi="Arial" w:cs="Arial"/>
        </w:rPr>
        <w:t xml:space="preserve">. </w:t>
      </w:r>
      <w:r w:rsidR="009A5F59">
        <w:rPr>
          <w:rFonts w:ascii="Arial" w:eastAsia="Arial" w:hAnsi="Arial" w:cs="Arial"/>
        </w:rPr>
        <w:t>Whether there is a division in dorsal and ventral regions in the representation of fear versus extinction memory is less clear.</w:t>
      </w:r>
      <w:r w:rsidR="00F94E63">
        <w:rPr>
          <w:rFonts w:ascii="Arial" w:eastAsia="Arial" w:hAnsi="Arial" w:cs="Arial"/>
        </w:rPr>
        <w:t xml:space="preserve"> This organization is likely determined by dissociable connectivity with subregions of the mPFC</w:t>
      </w:r>
      <w:r w:rsidR="00526CFB">
        <w:rPr>
          <w:rFonts w:ascii="Arial" w:eastAsia="Arial" w:hAnsi="Arial" w:cs="Arial"/>
        </w:rPr>
        <w:t xml:space="preserve"> </w:t>
      </w:r>
      <w:r w:rsidR="00526CFB">
        <w:rPr>
          <w:rFonts w:ascii="Arial" w:eastAsia="Arial" w:hAnsi="Arial" w:cs="Arial"/>
        </w:rPr>
        <w:fldChar w:fldCharType="begin"/>
      </w:r>
      <w:r w:rsidR="00BA52D4">
        <w:rPr>
          <w:rFonts w:ascii="Arial" w:eastAsia="Arial" w:hAnsi="Arial" w:cs="Arial"/>
        </w:rPr>
        <w:instrText xml:space="preserve"> ADDIN ZOTERO_ITEM CSL_CITATION {"citationID":"mcOzVSVh","properties":{"formattedCitation":"\\super 11,27,46\\uc0\\u8211{}50,69\\nosupersub{}","plainCitation":"11,27,46–50,69","noteIndex":0},"citationItems":[{"id":1556,"uris":["http://zotero.org/users/7734491/items/N5SJ2Y6V"],"uri":["http://zotero.org/users/7734491/items/N5SJ2Y6V"],"itemData":{"id":1556,"type":"article-journal","abstract":"Consistent with the importance of the hippocampus in learning more complex stimulus relations, but not in simple associative learning, the dorsal hippocampus has commonly been implicated in classical fear conditioning to context, but not to discrete stimuli, such as a tone. In particular, a specific and central role in contextual fear conditioning has been attributed to mechanisms mediated by dorsal hippocampal N-methyl-D-aspartate (NMDA)-type glutamate receptors. The present study characterized the effects of blockade or tonic stimulation of dorsal hippocampal NMDA receptors by bilateral local infusion of the noncompetitive NMDA receptor antagonist MK-801 (dizocilpine maleate; 6.25μg/side) or of NMDA (0.7μg/side), respectively, on classical fear conditioning to tone and context in Wistar rats. Freezing was used to measure conditioned fear. Regardless of whether conditioning was conducted with tone-shock pairings or unsignaled footshocks (background or foreground contextual conditioning), both NMDA and MK-801 infusion before conditioning resulted in reduced freezing during subsequent exposure to the conditioning context. Freezing during subsequent tone presentation in a new context, normally resulting from conditioning with tone-shock pairings, was not impaired by MK-801 but was strongly reduced by NMDA infusion before conditioning; this freezing was also reduced by NMDA infusion before tone presentation (in an experiment involving NMDA infusions before conditioning and subsequent tone presentation to assess the role of state-dependent learning). It was assessed whether unspecific infusion effects (altered sensorimotor functions, state dependency) or infusion-induced dorsal hippocampal damage contributed to the observed reductions in conditioned freezing. Our data suggest that formation of fear conditioning to context, but not tone, requires NMDA receptor-mediated mechanisms in the dorsal hippocampus. As indicated by the effects of NMDA, some dorsal hippocampal processes may also contribute to fear conditioning to tone. The role of the dorsal hippocampus and local NMDA receptor-mediated processes in fear conditioning to tone and context is discussed in comparison with ventral hippocampal processes. © 2003 Wiley-Liss, Inc.","container-title":"Hippocampus","DOI":"10.1002/hipo.10115","ISSN":"10509631","issue":"6","note":"PMID: 12962312","page":"657-675","title":"Dorsal hippocampus and classical fear conditioning to tone and context in rats: Effects of local NMDA-receptor blockade and stimulation","volume":"13","author":[{"family":"Bast","given":"Tobias"},{"family":"Zhang","given":"Wei Ning"},{"family":"Feldon","given":"Joram"}],"issued":{"date-parts":[["2003"]]}}},{"id":1559,"uris":["http://zotero.org/users/7734491/items/IWK4P3LU"],"uri":["http://zotero.org/users/7734491/items/IWK4P3LU"],"itemData":{"id":1559,"type":"article-journal","abstract":"In recent studies, inactivation of the dorsal hippocampus before the retrieval of extinguished fear memories disrupted the context-dependent expression of these memories. In the present experiments, we examined the role of the dorsal hippocampus in the acquisition of extinction. After pairing an auditory conditional stimulus (CS) with an aversive footshock [unconditional stimulus (US)], rats received an extinction session in which the CS was presented without the US. In experiment 1, infusion of muscimol, a GABA A receptor agonist, into the dorsal hippocampus before the extinction training session decreased the rate of extinction. Moreover, when later tested for fear to the extinguished CS, all rats that had received hippocampal inactivation before extinction training demonstrated renewed fear regardless of the context in which testing took place. This suggests a role for the dorsal hippocampus in both acquiring the extinction memory and encoding the CS- context relationship that yields the context dependence of extinction. In experiment 2, inactivation of the dorsal hippocampus before testing also disrupted the context dependence of fear to the extinguished CS. In experiment 3, quantitative autoradiography revealed the boundaries of muscimol diffusion after infusion into the dorsal hippocampus. Together, these results reveal that the dorsal hippocampus is involved in the acquisition, contextual encoding, and context-dependent retrieval of fear extinction. Learning and remembering when and where aversive events occur is essential for adaptive emotional regulation. Copyright © 2005 Society for Neuroscience.","container-title":"Journal of Neuroscience","DOI":"10.1523/JNEUROSCI.2246-05.2005","ISSN":"02706474","issue":"39","note":"PMID: 16192388\npublisher: Society for Neuroscience","page":"8978-8987","title":"Hippocampal inactivation disrupts the acquisition and contextual encoding of fear extinction","URL":"https://www-jneurosci-org.ezproxy.lib.utexas.edu/content/25/39/8978","volume":"25","author":[{"family":"Corcoran","given":"Kevin A."},{"family":"Desmond","given":"Timothy J."},{"family":"Frey","given":"Kirk A."},{"family":"Maren","given":"Stephen"}],"accessed":{"date-parts":[["2021",1,27]]},"issued":{"date-parts":[["2005",9,28]]}}},{"id":821,"uris":["http://zotero.org/users/7734491/items/8AQ4CV3U"],"uri":["http://zotero.org/users/7734491/items/8AQ4CV3U"],"itemData":{"id":821,"type":"article-journal","abstract":"The medial prefrontal cortex (mPFC) has been implicated in the extinction of emotional memories, including conditioned fear. We found that ventral hippocampal (vHPC) projections to the infralimbic (IL) cortex recruited parvalbumin-expressing interneurons to counter the expression of extinguished fear and promote fear relapse. Whole-cell recordings ex vivo revealed that optogenetic activation of vHPC input to amygdala-projecting pyramidal neurons in the IL was dominated by feed-forward inhibition. Selectively silencing parvalbumin-expressing, but not somatostatin-expressing, interneurons in the IL eliminated vHPC-mediated inhibition. In behaving rats, pharmacogenetic activation of vHPC→IL projections impaired extinction recall, whereas silencing IL projectors diminished fear renewal. Intra-IL infusion of GABA receptor agonists or antagonists, respectively, reproduced these effects. Together, our findings describe a previously unknown circuit mechanism for the contextual control of fear, and indicate that vHPC-mediated inhibition of IL is an essential neural substrate for fear relapse.","container-title":"Nature Neuroscience","DOI":"10.1038/s41593-018-0073-9","ISSN":"15461726","issue":"3","note":"PMID: 29403033\nCitation Key: Marek2018\nISBN: 4159301800","page":"384-392","title":"Hippocampus-driven feed-forward inhibition of the prefrontal cortex mediates relapse of extinguished fear","volume":"21","author":[{"family":"Marek","given":"Roger"},{"family":"Jin","given":"Jingji"},{"family":"Goode","given":"Travis D."},{"family":"Giustino","given":"Thomas F."},{"family":"Wang","given":"Qian"},{"family":"Acca","given":"Gillian M."},{"family":"Holehonnur","given":"Roopashri"},{"family":"Ploski","given":"Jonathan E."},{"family":"Fitzgerald","given":"Paul J."},{"family":"Lynagh","given":"Timothy"},{"family":"Lynch","given":"Joseph W."},{"family":"Maren","given":"Stephen"},{"family":"Sah","given":"Pankaj"}],"accessed":{"date-parts":[["2018",5,2]]},"issued":{"date-parts":[["2018"]]}}},{"id":1170,"uris":["http://zotero.org/users/7734491/items/RKELRY8X"],"uri":["http://zotero.org/users/7734491/items/RKELRY8X"],"itemData":{"id":1170,"type":"article-journal","abstract":"Heightened fear and inefficient safety learning are key features of fear and anxiety disorders. Evidence-based interventions for anxiety disorders, such as cognitive behavioral therapy, primarily rely on mechanisms of fear extinction. However, up to 50% of clinically anxious individuals do not respond to current evidencebased treatment, suggesting a critical need for new interventions based on alternative neurobiological pathways. Using parallel human and rodent conditioned inhibition paradigms alongside brain imaging methodologies, we investigated neural activity patterns in the ventral hippocampus in response to stimuli predictive of threat or safety and compound cues to test inhibition via safety in the presence of threat. Distinct hippocampal responses to threat, safety, and compound cues suggest that the ventral hippocampus is involved in conditioned inhibition in both mice and humans. Moreover, unique response patterns within targetdifferentiated subpopulations of ventral hippocampal neurons identify a circuit by which fear may be inhibited via safety. Specifically, ventral hippocampal neurons projecting to the prelimbic cortex, but not to the infralimbic cortex or basolateral amygdala, were more active to safety and compound cues than threat cues, and activity correlated with freezing behavior in rodents. A corresponding distinction was observed in humans: hippocampal-dorsal anterior cingulate cortex functional connectivity-but not hippocampal- anterior ventromedial prefrontal cortex or hippocampal- basolateral amygdala connectivity-differentiated between threat, safety, and compound conditions. These findings highlight the potential to enhance treatment for anxiety disorders by targeting an alternative neural mechanism through safety signal learning.","container-title":"Proceedings of the National Academy of Sciences of the United States of America","DOI":"10.1073/pnas.1910481116","ISSN":"10916490","issue":"52","note":"PMID: 31822612\npublisher: National Academy of Sciences\nCitation Key: Meyer2019","page":"26970-26979","title":"Ventral hippocampus interacts with prelimbic cortex during inhibition of threat response via learned safety in both mice and humans","URL":"https://www.pnas.org/content/116/52/26970","volume":"116","author":[{"family":"Meyer","given":"Heidi C."},{"family":"Odriozola","given":"Paola"},{"family":"Cohodes","given":"Emily M."},{"family":"Mandell","given":"Jeffrey D."},{"family":"Li","given":"Anfei"},{"family":"Yang","given":"Ruirong"},{"family":"Hall","given":"Baila S."},{"family":"Haberman","given":"Jason T."},{"family":"Zacharek","given":"Sadie J."},{"family":"Liston","given":"Conor"},{"family":"Lee","given":"Francis S."},{"family":"Gee","given":"Dylan G."}],"accessed":{"date-parts":[["2020",6,23]]},"issued":{"date-parts":[["2019",12,26]]}}},{"id":1728,"uris":["http://zotero.org/users/7734491/items/GD33HQZQ"],"uri":["http://zotero.org/users/7734491/items/GD33HQZQ"],"itemData":{"id":1728,"type":"article-journal","abstract":"Posttraumatic stress disorder subjects usually show impaired recall of extinction memory, leading to extinguished fear relapses. However, little is known about the neural mechanisms underlying the impaired recall of extinction memory. We show here that the activity of dorsal hippocampus (dHPC) to infralimbic (IL) cortex circuit is essential for the recall of fear extinction memory in male mice. There were functional neural projections from the dHPC to IL. Using optogenetic manipulations, we observed that silencing the activity of dHPC-IL circuit inhibited recall of extinction memory while stimulating the activity of dHPC-IL circuit facilitated recall of extinction memory. “Impairment of extinction consolidation caused by” conditional deletion of extracellular signal-regulated kinase 2 (ERK2) in the IL prevented the dHPC-IL circuit-mediated recall of extinction memory. Moreover, silencing the dHPC-IL circuit abolished the effect of intra-IL microinjection of ERK enhancer on the recall of extinction memory. Together, we identify a dHPC to IL circuit that mediates the recall of extinction memory, and our data suggest that the dysfunction of dHPC-IL circuit and/or impaired extinction consolidation may contribute to extinguished fear relapses.","container-title":"Cerebral Cortex","DOI":"10.1093/cercor/bhaa320","ISSN":"1047-3211, 1460-2199","issue":"3","language":"en","page":"1707-1718","source":"DOI.org (Crossref)","title":"Dorsal Hippocampus to Infralimbic Cortex Circuit is Essential for the Recall of Extinction Memory","URL":"https://academic.oup.com/cercor/article/31/3/1707/5981726","volume":"31","author":[{"family":"Qin","given":"Cheng"},{"family":"Bian","given":"Xin-Lan"},{"family":"Wu","given":"Hai-Yin"},{"family":"Xian","given":"Jia-Yun"},{"family":"Cai","given":"Cheng-Yun"},{"family":"Lin","given":"Yu-Hui"},{"family":"Zhou","given":"Ying"},{"family":"Kou","given":"Xiao-Lin"},{"family":"Chang","given":"Lei"},{"family":"Luo","given":"Chun-Xia"},{"family":"Zhu","given":"Dong-Ya"}],"accessed":{"date-parts":[["2021",4,18]]},"issued":{"date-parts":[["2021",2,5]]}}},{"id":1250,"uris":["http://zotero.org/users/7734491/items/EUB64PVL"],"uri":["http://zotero.org/users/7734491/items/EUB64PVL"],"itemData":{"id":1250,"type":"article-journal","abstract":"Current models of conditioned fear expression and extinction involve the basolateral amygdala (BLA), ventral medial prefrontal cortex (vmPFC), and the hippocampus (HPC). There is some disagreement with respect to the specific roles of these structures, perhaps due to subregional differences within each area. For example, growing evidence suggests that infralimbic (IL) and prelimbic (PL) subregions of vmPFC have opposite influences on fear expression. Moreover, it is the ventral HPC (vHPC), rather than the dorsal HPC, that projects to vmPFC and BLA. To help determine regional specificity, we used small doses of the GABA A agonist muscimol to selectively inactivate IL, PL, BLA, or vHPC in an auditory fear conditioning and extinction paradigm. Infusions were performed prior to extinction training, allowing us to assess the effects on both fear expression and subsequent extinction memory. Inactivation of IL had no effect on fear expression, but impaired the within-session acquisition of extinction as well as extinction memory. In contrast, inactivation of PL impaired fear expression, but had no effect on extinction memory. Inactivation of the BLA or vHPC impaired both fear expression and extinction memory. Post-extinction inactivations had no effect in any structure. We suggest a model in which amygdala-dependent fear expression is modulated by inputs from PL and vHPC, whereas extinction memory requires extinction-induced plasticity in IL, BLA, and/or vHPC. © 2011 American College of Neuropsychopharmacology. All rights reserved.","container-title":"Neuropsychopharmacology","DOI":"10.1038/npp.2010.184","ISSN":"0893133X","issue":"2","note":"PMID: 20962768\npublisher: Nature Publishing Group\nCitation Key: Sierra-Mercado2011","page":"529-538","title":"Dissociable roles of prelimbic and infralimbic cortices, ventral hippocampus, and basolateral amygdala in the expression and extinction of conditioned fear","volume":"36","author":[{"family":"Sierra-Mercado","given":"Demetrio"},{"family":"Padilla-Coreano","given":"Nancy"},{"family":"Quirk","given":"Gregory J."}],"accessed":{"date-parts":[["2020",3,31]]},"issued":{"date-parts":[["2011",1,20]]}}},{"id":1748,"uris":["http://zotero.org/users/7734491/items/LDLCK5SZ"],"uri":["http://zotero.org/users/7734491/items/LDLCK5SZ"],"itemData":{"id":1748,"type":"article-journal","container-title":"The Journal of Neuroscience","DOI":"10.1523/JNEUROSCI.1453-19.2020","ISSN":"0270-6474, 1529-2401","issue":"16","journalAbbreviation":"J. Neurosci.","language":"en","page":"3217-3230","source":"DOI.org (Crossref)","title":"Ventral Hippocampal Input to the Prelimbic Cortex Dissociates the Context from the Cue Association in Trace Fear Memory","URL":"http://www.jneurosci.org/lookup/doi/10.1523/JNEUROSCI.1453-19.2020","volume":"40","author":[{"family":"Twining","given":"Robert C."},{"family":"Lepak","given":"Katie"},{"family":"Kirry","given":"Adam J."},{"family":"Gilmartin","given":"Marieke R."}],"accessed":{"date-parts":[["2021",4,19]]},"issued":{"date-parts":[["2020",4,15]]}}},{"id":1718,"uris":["http://zotero.org/users/7734491/items/95ULLHKT"],"uri":["http://zotero.org/users/7734491/items/95ULLHKT"],"itemData":{"id":1718,"type":"article-journal","abstract":"The authors show that a direct pathway from the dorsal hippocampus to the prelimbic cortex is necessary for contextual fear memory strengthening. Molecular analyses and functional targeting revealed that prelimbic excitatory and inhibitory synapses have a critical role in promoting memory strengthening, while inhibiting extinction.","container-title":"Nature Neuroscience","DOI":"10.1038/nn.4443","ISSN":"1546-1726","issue":"1","language":"en","note":"number: 1\npublisher: Nature Publishing Group","page":"52-61","source":"www.nature.com","title":"Direct dorsal hippocampal–prelimbic cortex connections strengthen fear memories","URL":"https://www.nature.com/articles/nn.4443","volume":"20","author":[{"family":"Ye","given":"Xiaojing"},{"family":"Kapeller-Libermann","given":"Dana"},{"family":"Travaglia","given":"Alessio"},{"family":"Inda","given":"M. Carmen"},{"family":"Alberini","given":"Cristina M."}],"accessed":{"date-parts":[["2021",4,18]]},"issued":{"date-parts":[["2017",1]]}}}],"schema":"https://github.com/citation-style-language/schema/raw/master/csl-citation.json"} </w:instrText>
      </w:r>
      <w:r w:rsidR="00526CFB">
        <w:rPr>
          <w:rFonts w:ascii="Arial" w:eastAsia="Arial" w:hAnsi="Arial" w:cs="Arial"/>
        </w:rPr>
        <w:fldChar w:fldCharType="separate"/>
      </w:r>
      <w:r w:rsidR="00BA52D4" w:rsidRPr="00BA52D4">
        <w:rPr>
          <w:rFonts w:ascii="Arial" w:hAnsi="Arial" w:cs="Arial"/>
          <w:szCs w:val="24"/>
          <w:vertAlign w:val="superscript"/>
        </w:rPr>
        <w:t>11,27,46–50,69</w:t>
      </w:r>
      <w:r w:rsidR="00526CFB">
        <w:rPr>
          <w:rFonts w:ascii="Arial" w:eastAsia="Arial" w:hAnsi="Arial" w:cs="Arial"/>
        </w:rPr>
        <w:fldChar w:fldCharType="end"/>
      </w:r>
      <w:r w:rsidR="00526CFB" w:rsidRPr="00254ABE">
        <w:rPr>
          <w:rFonts w:ascii="Arial" w:eastAsia="Arial" w:hAnsi="Arial" w:cs="Arial"/>
          <w:lang w:val="fr-FR"/>
        </w:rPr>
        <w:t>.</w:t>
      </w:r>
      <w:r w:rsidR="00F94E63" w:rsidRPr="00254ABE">
        <w:rPr>
          <w:rFonts w:ascii="Arial" w:eastAsia="Arial" w:hAnsi="Arial" w:cs="Arial"/>
          <w:lang w:val="fr-FR"/>
        </w:rPr>
        <w:t xml:space="preserve"> </w:t>
      </w:r>
      <w:r>
        <w:rPr>
          <w:rFonts w:ascii="Arial" w:eastAsia="Arial" w:hAnsi="Arial" w:cs="Arial"/>
        </w:rPr>
        <w:t xml:space="preserve">Our results suggest that the </w:t>
      </w:r>
      <w:proofErr w:type="spellStart"/>
      <w:r>
        <w:rPr>
          <w:rFonts w:ascii="Arial" w:eastAsia="Arial" w:hAnsi="Arial" w:cs="Arial"/>
        </w:rPr>
        <w:t>pHC</w:t>
      </w:r>
      <w:proofErr w:type="spellEnd"/>
      <w:r>
        <w:rPr>
          <w:rFonts w:ascii="Arial" w:eastAsia="Arial" w:hAnsi="Arial" w:cs="Arial"/>
        </w:rPr>
        <w:t xml:space="preserve"> is involved in the retrieval of fear memories, as both </w:t>
      </w:r>
      <w:del w:id="366" w:author="gus hennings" w:date="2021-10-20T17:15:00Z">
        <w:r w:rsidDel="00935C61">
          <w:rPr>
            <w:rFonts w:ascii="Arial" w:eastAsia="Arial" w:hAnsi="Arial" w:cs="Arial"/>
          </w:rPr>
          <w:delText xml:space="preserve">healthy adults and those with PTSS </w:delText>
        </w:r>
      </w:del>
      <w:ins w:id="367" w:author="gus hennings" w:date="2021-10-20T17:15:00Z">
        <w:r w:rsidR="00935C61">
          <w:rPr>
            <w:rFonts w:ascii="Arial" w:eastAsia="Arial" w:hAnsi="Arial" w:cs="Arial"/>
          </w:rPr>
          <w:t xml:space="preserve">groups </w:t>
        </w:r>
      </w:ins>
      <w:r>
        <w:rPr>
          <w:rFonts w:ascii="Arial" w:eastAsia="Arial" w:hAnsi="Arial" w:cs="Arial"/>
        </w:rPr>
        <w:t xml:space="preserve">displayed selective reinstatement in the </w:t>
      </w:r>
      <w:proofErr w:type="spellStart"/>
      <w:r>
        <w:rPr>
          <w:rFonts w:ascii="Arial" w:eastAsia="Arial" w:hAnsi="Arial" w:cs="Arial"/>
        </w:rPr>
        <w:t>pHC</w:t>
      </w:r>
      <w:proofErr w:type="spellEnd"/>
      <w:r>
        <w:rPr>
          <w:rFonts w:ascii="Arial" w:eastAsia="Arial" w:hAnsi="Arial" w:cs="Arial"/>
        </w:rPr>
        <w:t xml:space="preserve"> for items encoded during fear conditioning. Additionally, </w:t>
      </w:r>
      <w:r w:rsidR="009A5F59">
        <w:rPr>
          <w:rFonts w:ascii="Arial" w:eastAsia="Arial" w:hAnsi="Arial" w:cs="Arial"/>
        </w:rPr>
        <w:t xml:space="preserve">neural </w:t>
      </w:r>
      <w:r>
        <w:rPr>
          <w:rFonts w:ascii="Arial" w:eastAsia="Arial" w:hAnsi="Arial" w:cs="Arial"/>
        </w:rPr>
        <w:t>reinstatement</w:t>
      </w:r>
      <w:r w:rsidR="009A5F59">
        <w:rPr>
          <w:rFonts w:ascii="Arial" w:eastAsia="Arial" w:hAnsi="Arial" w:cs="Arial"/>
        </w:rPr>
        <w:t xml:space="preserve"> in the </w:t>
      </w:r>
      <w:proofErr w:type="spellStart"/>
      <w:r w:rsidR="009A5F59">
        <w:rPr>
          <w:rFonts w:ascii="Arial" w:eastAsia="Arial" w:hAnsi="Arial" w:cs="Arial"/>
        </w:rPr>
        <w:t>pHC</w:t>
      </w:r>
      <w:proofErr w:type="spellEnd"/>
      <w:r w:rsidR="009A5F59">
        <w:rPr>
          <w:rFonts w:ascii="Arial" w:eastAsia="Arial" w:hAnsi="Arial" w:cs="Arial"/>
        </w:rPr>
        <w:t>, as well as univariate activity</w:t>
      </w:r>
      <w:del w:id="368" w:author="gus hennings" w:date="2021-10-20T17:15:00Z">
        <w:r w:rsidR="009A5F59" w:rsidDel="00935C61">
          <w:rPr>
            <w:rFonts w:ascii="Arial" w:eastAsia="Arial" w:hAnsi="Arial" w:cs="Arial"/>
          </w:rPr>
          <w:delText xml:space="preserve"> at the time of retrieval</w:delText>
        </w:r>
      </w:del>
      <w:r w:rsidR="009A5F59">
        <w:rPr>
          <w:rFonts w:ascii="Arial" w:eastAsia="Arial" w:hAnsi="Arial" w:cs="Arial"/>
        </w:rPr>
        <w:t xml:space="preserve">, </w:t>
      </w:r>
      <w:r>
        <w:rPr>
          <w:rFonts w:ascii="Arial" w:eastAsia="Arial" w:hAnsi="Arial" w:cs="Arial"/>
        </w:rPr>
        <w:t>predicted a bias in mPFC reinstatement towards the dACC.</w:t>
      </w:r>
      <w:r w:rsidR="00602673">
        <w:rPr>
          <w:rFonts w:ascii="Arial" w:eastAsia="Arial" w:hAnsi="Arial" w:cs="Arial"/>
        </w:rPr>
        <w:t xml:space="preserve"> </w:t>
      </w:r>
      <w:r w:rsidR="00F94E63">
        <w:rPr>
          <w:rFonts w:ascii="Arial" w:eastAsia="Arial" w:hAnsi="Arial" w:cs="Arial"/>
        </w:rPr>
        <w:t xml:space="preserve">The </w:t>
      </w:r>
      <w:proofErr w:type="spellStart"/>
      <w:r w:rsidR="00F94E63">
        <w:rPr>
          <w:rFonts w:ascii="Arial" w:eastAsia="Arial" w:hAnsi="Arial" w:cs="Arial"/>
        </w:rPr>
        <w:t>aHC</w:t>
      </w:r>
      <w:proofErr w:type="spellEnd"/>
      <w:r w:rsidR="00F94E63">
        <w:rPr>
          <w:rFonts w:ascii="Arial" w:eastAsia="Arial" w:hAnsi="Arial" w:cs="Arial"/>
        </w:rPr>
        <w:t>, in contrast, showed selective reinstatement for items encoded in the extinction context.</w:t>
      </w:r>
      <w:del w:id="369" w:author="gus hennings" w:date="2021-10-20T17:15:00Z">
        <w:r w:rsidDel="00935C61">
          <w:rPr>
            <w:rFonts w:ascii="Arial" w:eastAsia="Arial" w:hAnsi="Arial" w:cs="Arial"/>
          </w:rPr>
          <w:delText xml:space="preserve"> </w:delText>
        </w:r>
        <w:r w:rsidR="00F94E63" w:rsidDel="00935C61">
          <w:rPr>
            <w:rFonts w:ascii="Arial" w:eastAsia="Arial" w:hAnsi="Arial" w:cs="Arial"/>
          </w:rPr>
          <w:delText>However,</w:delText>
        </w:r>
      </w:del>
      <w:ins w:id="370" w:author="gus hennings" w:date="2021-10-20T17:15:00Z">
        <w:r w:rsidR="00935C61">
          <w:rPr>
            <w:rFonts w:ascii="Arial" w:eastAsia="Arial" w:hAnsi="Arial" w:cs="Arial"/>
          </w:rPr>
          <w:t xml:space="preserve"> </w:t>
        </w:r>
      </w:ins>
      <w:del w:id="371" w:author="gus hennings" w:date="2021-10-20T17:15:00Z">
        <w:r w:rsidR="00F94E63" w:rsidDel="00935C61">
          <w:rPr>
            <w:rFonts w:ascii="Arial" w:eastAsia="Arial" w:hAnsi="Arial" w:cs="Arial"/>
          </w:rPr>
          <w:delText xml:space="preserve"> </w:delText>
        </w:r>
      </w:del>
      <w:ins w:id="372" w:author="gus hennings" w:date="2021-10-20T17:15:00Z">
        <w:r w:rsidR="00935C61">
          <w:rPr>
            <w:rFonts w:ascii="Arial" w:eastAsia="Arial" w:hAnsi="Arial" w:cs="Arial"/>
          </w:rPr>
          <w:t>F</w:t>
        </w:r>
      </w:ins>
      <w:del w:id="373" w:author="gus hennings" w:date="2021-10-20T17:15:00Z">
        <w:r w:rsidR="00F94E63" w:rsidDel="00935C61">
          <w:rPr>
            <w:rFonts w:ascii="Arial" w:eastAsia="Arial" w:hAnsi="Arial" w:cs="Arial"/>
          </w:rPr>
          <w:delText>f</w:delText>
        </w:r>
      </w:del>
      <w:r w:rsidR="00F94E63">
        <w:rPr>
          <w:rFonts w:ascii="Arial" w:eastAsia="Arial" w:hAnsi="Arial" w:cs="Arial"/>
        </w:rPr>
        <w:t xml:space="preserve">urther analysis showed that the </w:t>
      </w:r>
      <w:proofErr w:type="spellStart"/>
      <w:r>
        <w:rPr>
          <w:rFonts w:ascii="Arial" w:eastAsia="Arial" w:hAnsi="Arial" w:cs="Arial"/>
        </w:rPr>
        <w:t>aHC</w:t>
      </w:r>
      <w:proofErr w:type="spellEnd"/>
      <w:r>
        <w:rPr>
          <w:rFonts w:ascii="Arial" w:eastAsia="Arial" w:hAnsi="Arial" w:cs="Arial"/>
        </w:rPr>
        <w:t xml:space="preserve"> serves a dual role in </w:t>
      </w:r>
      <w:r w:rsidR="00F94E63">
        <w:rPr>
          <w:rFonts w:ascii="Arial" w:eastAsia="Arial" w:hAnsi="Arial" w:cs="Arial"/>
        </w:rPr>
        <w:t xml:space="preserve">retrieval of </w:t>
      </w:r>
      <w:r>
        <w:rPr>
          <w:rFonts w:ascii="Arial" w:eastAsia="Arial" w:hAnsi="Arial" w:cs="Arial"/>
        </w:rPr>
        <w:t>fear and extinction</w:t>
      </w:r>
      <w:r w:rsidR="00F94E63">
        <w:rPr>
          <w:rFonts w:ascii="Arial" w:eastAsia="Arial" w:hAnsi="Arial" w:cs="Arial"/>
        </w:rPr>
        <w:t xml:space="preserve"> memory</w:t>
      </w:r>
      <w:r>
        <w:rPr>
          <w:rFonts w:ascii="Arial" w:eastAsia="Arial" w:hAnsi="Arial" w:cs="Arial"/>
        </w:rPr>
        <w:t>. On one hand</w:t>
      </w:r>
      <w:r w:rsidR="009A5F59">
        <w:rPr>
          <w:rFonts w:ascii="Arial" w:eastAsia="Arial" w:hAnsi="Arial" w:cs="Arial"/>
        </w:rPr>
        <w:t>,</w:t>
      </w:r>
      <w:r>
        <w:rPr>
          <w:rFonts w:ascii="Arial" w:eastAsia="Arial" w:hAnsi="Arial" w:cs="Arial"/>
        </w:rPr>
        <w:t xml:space="preserve"> </w:t>
      </w:r>
      <w:r w:rsidR="009A5F59">
        <w:rPr>
          <w:rFonts w:ascii="Arial" w:eastAsia="Arial" w:hAnsi="Arial" w:cs="Arial"/>
        </w:rPr>
        <w:t xml:space="preserve">neural </w:t>
      </w:r>
      <w:r>
        <w:rPr>
          <w:rFonts w:ascii="Arial" w:eastAsia="Arial" w:hAnsi="Arial" w:cs="Arial"/>
        </w:rPr>
        <w:t xml:space="preserve">reinstatement in the </w:t>
      </w:r>
      <w:proofErr w:type="spellStart"/>
      <w:r>
        <w:rPr>
          <w:rFonts w:ascii="Arial" w:eastAsia="Arial" w:hAnsi="Arial" w:cs="Arial"/>
        </w:rPr>
        <w:t>aHC</w:t>
      </w:r>
      <w:proofErr w:type="spellEnd"/>
      <w:r>
        <w:rPr>
          <w:rFonts w:ascii="Arial" w:eastAsia="Arial" w:hAnsi="Arial" w:cs="Arial"/>
        </w:rPr>
        <w:t xml:space="preserve"> predicted </w:t>
      </w:r>
      <w:del w:id="374" w:author="gus hennings" w:date="2021-10-20T17:15:00Z">
        <w:r w:rsidR="009A5F59" w:rsidDel="00935C61">
          <w:rPr>
            <w:rFonts w:ascii="Arial" w:eastAsia="Arial" w:hAnsi="Arial" w:cs="Arial"/>
          </w:rPr>
          <w:delText xml:space="preserve">neural </w:delText>
        </w:r>
      </w:del>
      <w:r>
        <w:rPr>
          <w:rFonts w:ascii="Arial" w:eastAsia="Arial" w:hAnsi="Arial" w:cs="Arial"/>
        </w:rPr>
        <w:t>reinstatement in the vmPFC</w:t>
      </w:r>
      <w:r w:rsidR="00F94E63">
        <w:rPr>
          <w:rFonts w:ascii="Arial" w:eastAsia="Arial" w:hAnsi="Arial" w:cs="Arial"/>
        </w:rPr>
        <w:t xml:space="preserve">, suggesting a network for extinction memory organization. </w:t>
      </w:r>
      <w:r>
        <w:rPr>
          <w:rFonts w:ascii="Arial" w:eastAsia="Arial" w:hAnsi="Arial" w:cs="Arial"/>
        </w:rPr>
        <w:t xml:space="preserve">On the other hand, univariate activity in the </w:t>
      </w:r>
      <w:proofErr w:type="spellStart"/>
      <w:r>
        <w:rPr>
          <w:rFonts w:ascii="Arial" w:eastAsia="Arial" w:hAnsi="Arial" w:cs="Arial"/>
        </w:rPr>
        <w:t>aHC</w:t>
      </w:r>
      <w:proofErr w:type="spellEnd"/>
      <w:r>
        <w:rPr>
          <w:rFonts w:ascii="Arial" w:eastAsia="Arial" w:hAnsi="Arial" w:cs="Arial"/>
        </w:rPr>
        <w:t xml:space="preserve"> </w:t>
      </w:r>
      <w:del w:id="375" w:author="gus hennings" w:date="2021-10-20T17:16:00Z">
        <w:r w:rsidRPr="00F94E63" w:rsidDel="00935C61">
          <w:rPr>
            <w:rFonts w:ascii="Arial" w:eastAsia="Arial" w:hAnsi="Arial" w:cs="Arial"/>
          </w:rPr>
          <w:delText>at the time of</w:delText>
        </w:r>
      </w:del>
      <w:ins w:id="376" w:author="gus hennings" w:date="2021-10-20T17:16:00Z">
        <w:r w:rsidR="00935C61">
          <w:rPr>
            <w:rFonts w:ascii="Arial" w:eastAsia="Arial" w:hAnsi="Arial" w:cs="Arial"/>
          </w:rPr>
          <w:t>during</w:t>
        </w:r>
      </w:ins>
      <w:r w:rsidRPr="00F94E63">
        <w:rPr>
          <w:rFonts w:ascii="Arial" w:eastAsia="Arial" w:hAnsi="Arial" w:cs="Arial"/>
        </w:rPr>
        <w:t xml:space="preserve"> memory retrieval </w:t>
      </w:r>
      <w:r>
        <w:rPr>
          <w:rFonts w:ascii="Arial" w:eastAsia="Arial" w:hAnsi="Arial" w:cs="Arial"/>
        </w:rPr>
        <w:t xml:space="preserve">predicted reinstatement </w:t>
      </w:r>
      <w:r w:rsidR="009A5F59">
        <w:rPr>
          <w:rFonts w:ascii="Arial" w:eastAsia="Arial" w:hAnsi="Arial" w:cs="Arial"/>
        </w:rPr>
        <w:t xml:space="preserve">in </w:t>
      </w:r>
      <w:r>
        <w:rPr>
          <w:rFonts w:ascii="Arial" w:eastAsia="Arial" w:hAnsi="Arial" w:cs="Arial"/>
        </w:rPr>
        <w:t>the dACC</w:t>
      </w:r>
      <w:r w:rsidR="00F94E63">
        <w:rPr>
          <w:rFonts w:ascii="Arial" w:eastAsia="Arial" w:hAnsi="Arial" w:cs="Arial"/>
        </w:rPr>
        <w:t>, consistent with a separate network that may facilitate retrieval of associative fear memories. T</w:t>
      </w:r>
      <w:r w:rsidR="009A5F59">
        <w:rPr>
          <w:rFonts w:ascii="Arial" w:eastAsia="Arial" w:hAnsi="Arial" w:cs="Arial"/>
        </w:rPr>
        <w:t xml:space="preserve">he </w:t>
      </w:r>
      <w:proofErr w:type="spellStart"/>
      <w:r>
        <w:rPr>
          <w:rFonts w:ascii="Arial" w:eastAsia="Arial" w:hAnsi="Arial" w:cs="Arial"/>
        </w:rPr>
        <w:t>aHC</w:t>
      </w:r>
      <w:proofErr w:type="spellEnd"/>
      <w:r>
        <w:rPr>
          <w:rFonts w:ascii="Arial" w:eastAsia="Arial" w:hAnsi="Arial" w:cs="Arial"/>
        </w:rPr>
        <w:t xml:space="preserve"> </w:t>
      </w:r>
      <w:r w:rsidR="00F94E63">
        <w:rPr>
          <w:rFonts w:ascii="Arial" w:eastAsia="Arial" w:hAnsi="Arial" w:cs="Arial"/>
        </w:rPr>
        <w:t xml:space="preserve">therefore appears well situated </w:t>
      </w:r>
      <w:r>
        <w:rPr>
          <w:rFonts w:ascii="Arial" w:eastAsia="Arial" w:hAnsi="Arial" w:cs="Arial"/>
        </w:rPr>
        <w:t>for integrating contextual information and gating retrieval of the fear or extinction memory through connections with the dACC or vmPFC, respectively.</w:t>
      </w:r>
      <w:r w:rsidR="009A5F59" w:rsidDel="009A5F59">
        <w:rPr>
          <w:rFonts w:ascii="Arial" w:eastAsia="Arial" w:hAnsi="Arial" w:cs="Arial"/>
        </w:rPr>
        <w:t xml:space="preserve"> </w:t>
      </w:r>
    </w:p>
    <w:p w14:paraId="15B9D890" w14:textId="4BF25555" w:rsidR="000F625B" w:rsidRDefault="00B06370">
      <w:pPr>
        <w:spacing w:line="480" w:lineRule="auto"/>
        <w:ind w:firstLine="720"/>
        <w:jc w:val="both"/>
        <w:rPr>
          <w:rFonts w:ascii="Arial" w:eastAsia="Arial" w:hAnsi="Arial" w:cs="Arial"/>
        </w:rPr>
      </w:pPr>
      <w:r>
        <w:rPr>
          <w:rFonts w:ascii="Arial" w:eastAsia="Arial" w:hAnsi="Arial" w:cs="Arial"/>
        </w:rPr>
        <w:lastRenderedPageBreak/>
        <w:t xml:space="preserve">Given considerable evidence of </w:t>
      </w:r>
      <w:del w:id="377" w:author="gus hennings" w:date="2021-10-20T17:17:00Z">
        <w:r w:rsidDel="00EA31D7">
          <w:rPr>
            <w:rFonts w:ascii="Arial" w:eastAsia="Arial" w:hAnsi="Arial" w:cs="Arial"/>
          </w:rPr>
          <w:delText xml:space="preserve">reactivation of </w:delText>
        </w:r>
      </w:del>
      <w:r>
        <w:rPr>
          <w:rFonts w:ascii="Arial" w:eastAsia="Arial" w:hAnsi="Arial" w:cs="Arial"/>
        </w:rPr>
        <w:t>fear engram</w:t>
      </w:r>
      <w:ins w:id="378" w:author="gus hennings" w:date="2021-10-20T17:17:00Z">
        <w:r w:rsidR="00EA31D7">
          <w:rPr>
            <w:rFonts w:ascii="Arial" w:eastAsia="Arial" w:hAnsi="Arial" w:cs="Arial"/>
          </w:rPr>
          <w:t xml:space="preserve"> reactivation </w:t>
        </w:r>
      </w:ins>
      <w:del w:id="379" w:author="gus hennings" w:date="2021-10-20T17:17:00Z">
        <w:r w:rsidDel="00EA31D7">
          <w:rPr>
            <w:rFonts w:ascii="Arial" w:eastAsia="Arial" w:hAnsi="Arial" w:cs="Arial"/>
          </w:rPr>
          <w:delText xml:space="preserve">s </w:delText>
        </w:r>
      </w:del>
      <w:r>
        <w:rPr>
          <w:rFonts w:ascii="Arial" w:eastAsia="Arial" w:hAnsi="Arial" w:cs="Arial"/>
        </w:rPr>
        <w:t xml:space="preserve">in the rodent </w:t>
      </w:r>
      <w:del w:id="380" w:author="gus hennings" w:date="2021-10-20T17:17:00Z">
        <w:r w:rsidDel="00EA31D7">
          <w:rPr>
            <w:rFonts w:ascii="Arial" w:eastAsia="Arial" w:hAnsi="Arial" w:cs="Arial"/>
          </w:rPr>
          <w:delText xml:space="preserve">basolateral amygdala </w:delText>
        </w:r>
      </w:del>
      <w:ins w:id="381" w:author="gus hennings" w:date="2021-10-20T17:17:00Z">
        <w:r w:rsidR="00EA31D7">
          <w:rPr>
            <w:rFonts w:ascii="Arial" w:eastAsia="Arial" w:hAnsi="Arial" w:cs="Arial"/>
          </w:rPr>
          <w:t>BLA</w:t>
        </w:r>
      </w:ins>
      <w:del w:id="382" w:author="gus hennings" w:date="2021-10-20T17:17:00Z">
        <w:r w:rsidDel="00EA31D7">
          <w:rPr>
            <w:rFonts w:ascii="Arial" w:eastAsia="Arial" w:hAnsi="Arial" w:cs="Arial"/>
          </w:rPr>
          <w:delText>(</w:delText>
        </w:r>
        <w:r w:rsidR="00F94E63" w:rsidDel="00EA31D7">
          <w:rPr>
            <w:rFonts w:ascii="Arial" w:eastAsia="Arial" w:hAnsi="Arial" w:cs="Arial"/>
          </w:rPr>
          <w:delText>e.g.,</w:delText>
        </w:r>
      </w:del>
      <w:r w:rsidR="00F94E63">
        <w:rPr>
          <w:rFonts w:ascii="Arial" w:eastAsia="Arial" w:hAnsi="Arial" w:cs="Arial"/>
        </w:rPr>
        <w:t xml:space="preserve"> </w:t>
      </w:r>
      <w:r w:rsidR="002F3D7F">
        <w:rPr>
          <w:rFonts w:ascii="Arial" w:eastAsia="Arial" w:hAnsi="Arial" w:cs="Arial"/>
        </w:rPr>
        <w:fldChar w:fldCharType="begin"/>
      </w:r>
      <w:r w:rsidR="00C06015">
        <w:rPr>
          <w:rFonts w:ascii="Arial" w:eastAsia="Arial" w:hAnsi="Arial" w:cs="Arial"/>
        </w:rPr>
        <w:instrText xml:space="preserve"> ADDIN ZOTERO_ITEM CSL_CITATION {"citationID":"L6kRcgDE","properties":{"formattedCitation":"\\super 57\\nosupersub{}","plainCitation":"57","noteIndex":0},"citationItems":[{"id":1734,"uris":["http://zotero.org/users/7734491/items/SNNFNVCQ"],"uri":["http://zotero.org/users/7734491/items/SNNFNVCQ"],"itemData":{"id":1734,"type":"article-journal","abstract":"Do learning and retrieval of a memory activate the same neurons? Does the number of reactivated neurons correlate with memory strength? We developed a transgenic mouse that enables the long-lasting genetic tagging of c-fos–active neurons. We found neurons in the basolateral amygdala that are activated during Pavlovian fear conditioning and are reactivated during memory retrieval. The number of reactivated neurons correlated positively with the behavioral expression of the fear memory, indicating a stable neural correlate of associative memory. The ability to manipulate these neurons genetically should allow a more precise dissection of the molecular mechanisms of memory encoding within a distributed neuronal network.\nThe neurons activated in the amygdala when a mouse learns to fear a particular location are also activated when the mouse recalls that fear.\nThe neurons activated in the amygdala when a mouse learns to fear a particular location are also activated when the mouse recalls that fear.","container-title":"Science","DOI":"10.1126/science.1143839","ISSN":"0036-8075, 1095-9203","issue":"5842","language":"en","note":"publisher: American Association for the Advancement of Science\nsection: Report\nPMID: 17761885","page":"1230-1233","source":"science-sciencemag-org.ezproxy.lib.utexas.edu","title":"Localization of a Stable Neural Correlate of Associative Memory","URL":"http://science.sciencemag.org/content/317/5842/1230","volume":"317","author":[{"family":"Reijmers","given":"Leon G."},{"family":"Perkins","given":"Brian L."},{"family":"Matsuo","given":"Naoki"},{"family":"Mayford","given":"Mark"}],"accessed":{"date-parts":[["2021",4,19]]},"issued":{"date-parts":[["2007",8,31]]}}}],"schema":"https://github.com/citation-style-language/schema/raw/master/csl-citation.json"} </w:instrText>
      </w:r>
      <w:r w:rsidR="002F3D7F">
        <w:rPr>
          <w:rFonts w:ascii="Arial" w:eastAsia="Arial" w:hAnsi="Arial" w:cs="Arial"/>
        </w:rPr>
        <w:fldChar w:fldCharType="separate"/>
      </w:r>
      <w:r w:rsidR="00C06015" w:rsidRPr="00C06015">
        <w:rPr>
          <w:rFonts w:ascii="Arial" w:hAnsi="Arial" w:cs="Arial"/>
          <w:szCs w:val="24"/>
          <w:vertAlign w:val="superscript"/>
        </w:rPr>
        <w:t>57</w:t>
      </w:r>
      <w:r w:rsidR="002F3D7F">
        <w:rPr>
          <w:rFonts w:ascii="Arial" w:eastAsia="Arial" w:hAnsi="Arial" w:cs="Arial"/>
        </w:rPr>
        <w:fldChar w:fldCharType="end"/>
      </w:r>
      <w:del w:id="383" w:author="gus hennings" w:date="2021-10-20T17:17:00Z">
        <w:r w:rsidDel="00EA31D7">
          <w:rPr>
            <w:rFonts w:ascii="Arial" w:eastAsia="Arial" w:hAnsi="Arial" w:cs="Arial"/>
          </w:rPr>
          <w:delText>)</w:delText>
        </w:r>
      </w:del>
      <w:r>
        <w:rPr>
          <w:rFonts w:ascii="Arial" w:eastAsia="Arial" w:hAnsi="Arial" w:cs="Arial"/>
        </w:rPr>
        <w:t xml:space="preserve">, it is notable that we did not observe reinstatement in the human amygdala. One possibility is that participants were not under threat at retrieval, </w:t>
      </w:r>
      <w:del w:id="384" w:author="gus hennings" w:date="2021-10-20T17:18:00Z">
        <w:r w:rsidDel="00EA31D7">
          <w:rPr>
            <w:rFonts w:ascii="Arial" w:eastAsia="Arial" w:hAnsi="Arial" w:cs="Arial"/>
          </w:rPr>
          <w:delText xml:space="preserve">thereby </w:delText>
        </w:r>
      </w:del>
      <w:r>
        <w:rPr>
          <w:rFonts w:ascii="Arial" w:eastAsia="Arial" w:hAnsi="Arial" w:cs="Arial"/>
        </w:rPr>
        <w:t xml:space="preserve">limiting involvement of the amygdala for behavioral fear expression. However, </w:t>
      </w:r>
      <w:r w:rsidR="00F94E63">
        <w:rPr>
          <w:rFonts w:ascii="Arial" w:eastAsia="Arial" w:hAnsi="Arial" w:cs="Arial"/>
        </w:rPr>
        <w:t>the</w:t>
      </w:r>
      <w:r w:rsidR="004C7105">
        <w:rPr>
          <w:rFonts w:ascii="Arial" w:eastAsia="Arial" w:hAnsi="Arial" w:cs="Arial"/>
        </w:rPr>
        <w:t>re was a</w:t>
      </w:r>
      <w:r w:rsidR="00F94E63">
        <w:rPr>
          <w:rFonts w:ascii="Arial" w:eastAsia="Arial" w:hAnsi="Arial" w:cs="Arial"/>
        </w:rPr>
        <w:t xml:space="preserve"> </w:t>
      </w:r>
      <w:del w:id="385" w:author="gus hennings" w:date="2021-10-20T17:18:00Z">
        <w:r w:rsidR="00F94E63" w:rsidDel="00EA31D7">
          <w:rPr>
            <w:rFonts w:ascii="Arial" w:eastAsia="Arial" w:hAnsi="Arial" w:cs="Arial"/>
          </w:rPr>
          <w:delText xml:space="preserve">general </w:delText>
        </w:r>
      </w:del>
      <w:r w:rsidR="00F94E63">
        <w:rPr>
          <w:rFonts w:ascii="Arial" w:eastAsia="Arial" w:hAnsi="Arial" w:cs="Arial"/>
        </w:rPr>
        <w:t>lack of amygdala involvement</w:t>
      </w:r>
      <w:r>
        <w:rPr>
          <w:rFonts w:ascii="Arial" w:eastAsia="Arial" w:hAnsi="Arial" w:cs="Arial"/>
        </w:rPr>
        <w:t xml:space="preserve"> </w:t>
      </w:r>
      <w:r w:rsidR="004C7105">
        <w:rPr>
          <w:rFonts w:ascii="Arial" w:eastAsia="Arial" w:hAnsi="Arial" w:cs="Arial"/>
        </w:rPr>
        <w:t xml:space="preserve">at encoding as well, </w:t>
      </w:r>
      <w:r>
        <w:rPr>
          <w:rFonts w:ascii="Arial" w:eastAsia="Arial" w:hAnsi="Arial" w:cs="Arial"/>
        </w:rPr>
        <w:t xml:space="preserve">consistent with meta-analyses of </w:t>
      </w:r>
      <w:r w:rsidR="00F94E63">
        <w:rPr>
          <w:rFonts w:ascii="Arial" w:eastAsia="Arial" w:hAnsi="Arial" w:cs="Arial"/>
        </w:rPr>
        <w:t xml:space="preserve">fMRI </w:t>
      </w:r>
      <w:del w:id="386" w:author="gus hennings" w:date="2021-10-20T17:18:00Z">
        <w:r w:rsidR="00F94E63" w:rsidDel="00EA31D7">
          <w:rPr>
            <w:rFonts w:ascii="Arial" w:eastAsia="Arial" w:hAnsi="Arial" w:cs="Arial"/>
          </w:rPr>
          <w:delText xml:space="preserve">of </w:delText>
        </w:r>
      </w:del>
      <w:r w:rsidR="00F94E63">
        <w:rPr>
          <w:rFonts w:ascii="Arial" w:eastAsia="Arial" w:hAnsi="Arial" w:cs="Arial"/>
        </w:rPr>
        <w:t xml:space="preserve">human </w:t>
      </w:r>
      <w:r>
        <w:rPr>
          <w:rFonts w:ascii="Arial" w:eastAsia="Arial" w:hAnsi="Arial" w:cs="Arial"/>
        </w:rPr>
        <w:t xml:space="preserve">fear conditioning </w:t>
      </w:r>
      <w:r w:rsidR="00C5279B">
        <w:rPr>
          <w:rFonts w:ascii="Arial" w:eastAsia="Arial" w:hAnsi="Arial" w:cs="Arial"/>
        </w:rPr>
        <w:fldChar w:fldCharType="begin"/>
      </w:r>
      <w:r w:rsidR="00BA52D4">
        <w:rPr>
          <w:rFonts w:ascii="Arial" w:eastAsia="Arial" w:hAnsi="Arial" w:cs="Arial"/>
        </w:rPr>
        <w:instrText xml:space="preserve"> ADDIN ZOTERO_ITEM CSL_CITATION {"citationID":"wFS4IHnw","properties":{"formattedCitation":"\\super 28,31,70\\nosupersub{}","plainCitation":"28,31,70","noteIndex":0},"citationItems":[{"id":428,"uris":["http://zotero.org/users/7734491/items/SG8I7DPZ"],"uri":["http://zotero.org/users/7734491/items/SG8I7DPZ"],"itemData":{"id":428,"type":"article-journal","abstract":"Classical Pavlovian fear conditioning remains the most widely employed experimental model of fear and anxiety, and continues to inform contemporary pathophysiological accounts of clinical anxiety disorders. Despite its widespread application in human and animal studies, the neurobiological basis of fear conditioning remains only partially understood. Here we provide a comprehensive meta-analysis of human fear-conditioning studies carried out with functional magnetic resonance imaging (fMRI), yielding a pooled sample of 677 participants from 27 independent studies. As a distinguishing feature of this meta-analysis, original statistical brain maps were obtained from the authors of 13 of these studies. Our primary analyses demonstrate that human fear conditioning is associated with a consistent and robust pattern of neural activation across a hypothesized genuine network of brain regions resembling existing anatomical descriptions of the 'central autonomic–interoceptive network'. This finding is discussed with a particular emphasis on the neural substrates of conscious fear processing. Our associated meta-analysis of functional deactivations —a scarcely addressed dynamic in fMRI fear-conditioning studies—also suggests the existence of a coordinated brain response potentially underlying the 'safety signal' (that is, non-threat) processing. We attempt to provide an integrated summary on these findings with the view that they may inform ongoing studies of fear-conditioning processes both in healthy and clinical populations, as investigated with neuroimaging and other experimental approaches.","container-title":"Molecular Psychiatry","DOI":"10.1038/mp.2015.88","ISSN":"14765578","issue":"4","note":"PMID: 26122585\nCitation Key: Fullana2016\nISBN: 1359-4184","page":"500-508","title":"Neural signatures of human fear conditioning: An updated and extended meta-analysis of fMRI studies","URL":"http://www.nature.com/doifinder/10.1038/mp.2015.88","volume":"21","author":[{"family":"Fullana","given":"Miquel A."},{"family":"Harrison","given":"B. J."},{"family":"Soriano-Mas","given":"C."},{"family":"Vervliet","given":"B."},{"family":"Cardoner","given":"N."},{"family":"Àvila-Parcet","given":"A."},{"family":"Radua","given":"J."}],"accessed":{"date-parts":[["2017",10,31]]},"issued":{"date-parts":[["2016"]]}}},{"id":879,"uris":["http://zotero.org/users/7734491/items/IKC4EBLI"],"uri":["http://zotero.org/users/7734491/items/IKC4EBLI"],"itemData":{"id":879,"type":"article-journal","abstract":"The study of fear extinction represents an important example of translational neuroscience in psychiatry and promises to improve the understanding and treatment of anxiety and fear-related disorders. We present the results of a set of meta-analyses of human fear extinction studies in healthy participants, conducted with functional magnetic resonance imaging (fMRI) and reporting whole-brain results. Meta-analyses of fear extinction learning primarily implicate consistent activation of brain regions linked to threat appraisal and experience, including the dorsal anterior cingulate and anterior insular cortices. An overlapping anatomical result was obtained from the meta-analysis of extinction recall studies, except when studies directly compared an extinguished threat stimulus to an unextinguished threat stimulus (instead of a safety stimulus). In this latter instance, more consistent activation was observed in dorsolateral and ventromedial prefrontal cortex regions, together with other areas including the hippocampus. While our results partially support the notion of a shared neuroanatomy between human and rodent models of extinction processes, they also encourage an expanded account of the neural basis of human fear extinction.","container-title":"Neuroscience &amp; Biobehavioral Reviews","DOI":"10.1016/j.neubiorev.2018.03.002","ISSN":"01497634","issue":"February","note":"publisher: Elsevier\nCitation Key: Fullana2018","page":"16-25","title":"Fear extinction in the human brain: a meta-analysis of fMRI studies in healthy participants","URL":"http://linkinghub.elsevier.com/retrieve/pii/S0149763417309600","volume":"88","author":[{"family":"Fullana","given":"Miquel A."},{"family":"Albajes-Eizagirre","given":"Anton"},{"family":"Soriano-Mas","given":"Carles"},{"family":"Vervliet","given":"Bram"},{"family":"Cardoner","given":"Narcís"},{"family":"Benet","given":"Olívia"},{"family":"Radua","given":"Joaquim"},{"family":"Harrison","given":"Ben J."}],"issued":{"date-parts":[["2018"]]}}},{"id":1324,"uris":["http://zotero.org/users/7734491/items/UFA9UA7B"],"uri":["http://zotero.org/users/7734491/items/UFA9UA7B"],"itemData":{"id":1324,"type":"article-journal","container-title":"Neuroscience and Biobehavioral Reviews","DOI":"10.1016/j.neubiorev.2018.06.003","ISSN":"18737528","note":"publisher: Elsevier Ltd\nCitation Key: Fullana2019","page":"430-431","title":"Amygdala where art thou?","volume":"102","author":[{"family":"Fullana","given":"Miquel A."},{"family":"Albajes-Eizagirre","given":"Anton"},{"family":"Soriano-Mas","given":"Carles"},{"family":"Vervliet","given":"Bram"},{"family":"Cardoner","given":"Narcís"},{"family":"Benet","given":"Olívia"},{"family":"Radua","given":"Joaquim"},{"family":"Harrison","given":"Ben J."}],"accessed":{"date-parts":[["2020",2,10]]},"issued":{"date-parts":[["2019",7,1]]}}}],"schema":"https://github.com/citation-style-language/schema/raw/master/csl-citation.json"} </w:instrText>
      </w:r>
      <w:r w:rsidR="00C5279B">
        <w:rPr>
          <w:rFonts w:ascii="Arial" w:eastAsia="Arial" w:hAnsi="Arial" w:cs="Arial"/>
        </w:rPr>
        <w:fldChar w:fldCharType="separate"/>
      </w:r>
      <w:r w:rsidR="00BA52D4" w:rsidRPr="00BA52D4">
        <w:rPr>
          <w:rFonts w:ascii="Arial" w:hAnsi="Arial" w:cs="Arial"/>
          <w:szCs w:val="24"/>
          <w:vertAlign w:val="superscript"/>
        </w:rPr>
        <w:t>28,31,70</w:t>
      </w:r>
      <w:r w:rsidR="00C5279B">
        <w:rPr>
          <w:rFonts w:ascii="Arial" w:eastAsia="Arial" w:hAnsi="Arial" w:cs="Arial"/>
        </w:rPr>
        <w:fldChar w:fldCharType="end"/>
      </w:r>
      <w:r w:rsidR="00C5279B">
        <w:rPr>
          <w:rFonts w:ascii="Arial" w:eastAsia="Arial" w:hAnsi="Arial" w:cs="Arial"/>
        </w:rPr>
        <w:t>.</w:t>
      </w:r>
      <w:r>
        <w:rPr>
          <w:rFonts w:ascii="Arial" w:eastAsia="Arial" w:hAnsi="Arial" w:cs="Arial"/>
        </w:rPr>
        <w:t xml:space="preserve"> </w:t>
      </w:r>
      <w:r w:rsidR="00F94E63">
        <w:rPr>
          <w:rFonts w:ascii="Arial" w:eastAsia="Arial" w:hAnsi="Arial" w:cs="Arial"/>
        </w:rPr>
        <w:t>T</w:t>
      </w:r>
      <w:r>
        <w:rPr>
          <w:rFonts w:ascii="Arial" w:eastAsia="Arial" w:hAnsi="Arial" w:cs="Arial"/>
        </w:rPr>
        <w:t xml:space="preserve">he </w:t>
      </w:r>
      <w:r w:rsidR="004C6B9D">
        <w:rPr>
          <w:rFonts w:ascii="Arial" w:eastAsia="Arial" w:hAnsi="Arial" w:cs="Arial"/>
        </w:rPr>
        <w:t xml:space="preserve">limited </w:t>
      </w:r>
      <w:r>
        <w:rPr>
          <w:rFonts w:ascii="Arial" w:eastAsia="Arial" w:hAnsi="Arial" w:cs="Arial"/>
        </w:rPr>
        <w:t xml:space="preserve">spatial resolution of fMRI </w:t>
      </w:r>
      <w:r w:rsidR="004C6B9D">
        <w:rPr>
          <w:rFonts w:ascii="Arial" w:eastAsia="Arial" w:hAnsi="Arial" w:cs="Arial"/>
        </w:rPr>
        <w:t xml:space="preserve">is </w:t>
      </w:r>
      <w:r w:rsidR="00F94E63">
        <w:rPr>
          <w:rFonts w:ascii="Arial" w:eastAsia="Arial" w:hAnsi="Arial" w:cs="Arial"/>
        </w:rPr>
        <w:t xml:space="preserve">perhaps </w:t>
      </w:r>
      <w:r w:rsidR="004C6B9D">
        <w:rPr>
          <w:rFonts w:ascii="Arial" w:eastAsia="Arial" w:hAnsi="Arial" w:cs="Arial"/>
        </w:rPr>
        <w:t xml:space="preserve">to blame for the inability </w:t>
      </w:r>
      <w:r>
        <w:rPr>
          <w:rFonts w:ascii="Arial" w:eastAsia="Arial" w:hAnsi="Arial" w:cs="Arial"/>
        </w:rPr>
        <w:t xml:space="preserve">to separate reactivation of sparse neural population coding for both fear and extinction memories </w:t>
      </w:r>
      <w:r w:rsidR="00E91A98">
        <w:rPr>
          <w:rFonts w:ascii="Arial" w:eastAsia="Arial" w:hAnsi="Arial" w:cs="Arial"/>
        </w:rPr>
        <w:fldChar w:fldCharType="begin"/>
      </w:r>
      <w:r w:rsidR="00BA52D4">
        <w:rPr>
          <w:rFonts w:ascii="Arial" w:eastAsia="Arial" w:hAnsi="Arial" w:cs="Arial"/>
        </w:rPr>
        <w:instrText xml:space="preserve"> ADDIN ZOTERO_ITEM CSL_CITATION {"citationID":"6PkFTzmm","properties":{"formattedCitation":"\\super 71\\nosupersub{}","plainCitation":"71","noteIndex":0},"citationItems":[{"id":1755,"uris":["http://zotero.org/users/7734491/items/U5BCRGL8"],"uri":["http://zotero.org/users/7734491/items/U5BCRGL8"],"itemData":{"id":1755,"type":"article-journal","abstract":"Fear extinction is a form of inhibitory learning that allows for the adaptive control of conditioned fear responses. Although fear extinction is an active learning process that eventually leads to the formation of a consolidated extinction memory, it is a fragile behavioural state. Fear responses can recover spontaneously or subsequent to environmental influences, such as context changes or stress. Understanding the neuronal substrates of fear extinction is of tremendous clinical relevance, as extinction is the cornerstone of psychological therapy of several anxiety disorders and because the relapse of maladaptative fear and anxiety is a major clinical problem. Recent research has begun to shed light on the molecular and cellular processes underlying fear extinction. In particular, the acquisition, consolidation and expression of extinction memories are thought to be mediated by highly specific neuronal circuits embedded in a large-scale brain network including the amygdala, prefrontal cortex, hippocampus and brain stem. Moreover, recent findings indicate that the neuronal circuitry of extinction is developmentally regulated. Here, we review emerging concepts of the neuronal circuitry of fear extinction, and highlight novel findings suggesting that the fragile phenomenon of extinction can be converted into a permanent erasure of fear memories. Finally, we discuss how research on genetic animal models of impaired extinction can further our understanding of the molecular and genetic bases of human anxiety disorders.","container-title":"European Journal of Neuroscience","DOI":"https://doi.org/10.1111/j.1460-9568.2010.07101.x","ISSN":"1460-9568","issue":"4","language":"en","note":"_eprint: https://onlinelibrary.wiley.com/doi/pdf/10.1111/j.1460-9568.2010.07101.x","page":"599-612","source":"Wiley Online Library","title":"Neuronal circuits of fear extinction","URL":"http://onlinelibrary.wiley.com/doi/abs/10.1111/j.1460-9568.2010.07101.x","volume":"31","author":[{"family":"Herry","given":"Cyril"},{"family":"Ferraguti","given":"Francesco"},{"family":"Singewald","given":"Nicolas"},{"family":"Letzkus","given":"Johannes J."},{"family":"Ehrlich","given":"Ingrid"},{"family":"Lüthi","given":"Andreas"}],"accessed":{"date-parts":[["2021",4,19]]},"issued":{"date-parts":[["2010"]]}}}],"schema":"https://github.com/citation-style-language/schema/raw/master/csl-citation.json"} </w:instrText>
      </w:r>
      <w:r w:rsidR="00E91A98">
        <w:rPr>
          <w:rFonts w:ascii="Arial" w:eastAsia="Arial" w:hAnsi="Arial" w:cs="Arial"/>
        </w:rPr>
        <w:fldChar w:fldCharType="separate"/>
      </w:r>
      <w:r w:rsidR="00BA52D4" w:rsidRPr="00BA52D4">
        <w:rPr>
          <w:rFonts w:ascii="Arial" w:hAnsi="Arial" w:cs="Arial"/>
          <w:szCs w:val="24"/>
          <w:vertAlign w:val="superscript"/>
        </w:rPr>
        <w:t>71</w:t>
      </w:r>
      <w:r w:rsidR="00E91A98">
        <w:rPr>
          <w:rFonts w:ascii="Arial" w:eastAsia="Arial" w:hAnsi="Arial" w:cs="Arial"/>
        </w:rPr>
        <w:fldChar w:fldCharType="end"/>
      </w:r>
      <w:r>
        <w:rPr>
          <w:rFonts w:ascii="Arial" w:eastAsia="Arial" w:hAnsi="Arial" w:cs="Arial"/>
        </w:rPr>
        <w:t>, as well as the CS+ and CS-</w:t>
      </w:r>
      <w:r w:rsidR="00E91A98">
        <w:rPr>
          <w:rFonts w:ascii="Arial" w:eastAsia="Arial" w:hAnsi="Arial" w:cs="Arial"/>
        </w:rPr>
        <w:t xml:space="preserve"> </w:t>
      </w:r>
      <w:r w:rsidR="00E91A98">
        <w:rPr>
          <w:rFonts w:ascii="Arial" w:eastAsia="Arial" w:hAnsi="Arial" w:cs="Arial"/>
        </w:rPr>
        <w:fldChar w:fldCharType="begin"/>
      </w:r>
      <w:r w:rsidR="00BA52D4">
        <w:rPr>
          <w:rFonts w:ascii="Arial" w:eastAsia="Arial" w:hAnsi="Arial" w:cs="Arial"/>
        </w:rPr>
        <w:instrText xml:space="preserve"> ADDIN ZOTERO_ITEM CSL_CITATION {"citationID":"BXWYP9Qf","properties":{"formattedCitation":"\\super 72\\nosupersub{}","plainCitation":"72","noteIndex":0},"citationItems":[{"id":1758,"uris":["http://zotero.org/users/7734491/items/QJS7APMZ"],"uri":["http://zotero.org/users/7734491/items/QJS7APMZ"],"itemData":{"id":1758,"type":"article-journal","abstract":"By recording neural activity in the lateral amygdala in awake and behaving rats, Ghosh and Chattarji show that neural encoding of fear generalization involves reduction of specific response to fear-associated cues at the single-neuron level. The study also shows that increasing neuronal excitability in the lateral amygdala can promote fear generalization and that the auditory cortex is not involved when fear-inducing conditioning stimulus is based on sound.","container-title":"Nature Neuroscience","DOI":"10.1038/nn.3888","ISSN":"1546-1726","issue":"1","language":"en","note":"number: 1\npublisher: Nature Publishing Group","page":"112-120","source":"www-nature-com.ezproxy.lib.utexas.edu","title":"Neuronal encoding of the switch from specific to generalized fear","URL":"http://www.nature.com/articles/nn.3888","volume":"18","author":[{"family":"Ghosh","given":"Supriya"},{"family":"Chattarji","given":"Sumantra"}],"accessed":{"date-parts":[["2021",4,19]]},"issued":{"date-parts":[["2015",1]]}}}],"schema":"https://github.com/citation-style-language/schema/raw/master/csl-citation.json"} </w:instrText>
      </w:r>
      <w:r w:rsidR="00E91A98">
        <w:rPr>
          <w:rFonts w:ascii="Arial" w:eastAsia="Arial" w:hAnsi="Arial" w:cs="Arial"/>
        </w:rPr>
        <w:fldChar w:fldCharType="separate"/>
      </w:r>
      <w:r w:rsidR="00BA52D4" w:rsidRPr="00BA52D4">
        <w:rPr>
          <w:rFonts w:ascii="Arial" w:hAnsi="Arial" w:cs="Arial"/>
          <w:szCs w:val="24"/>
          <w:vertAlign w:val="superscript"/>
        </w:rPr>
        <w:t>72</w:t>
      </w:r>
      <w:r w:rsidR="00E91A98">
        <w:rPr>
          <w:rFonts w:ascii="Arial" w:eastAsia="Arial" w:hAnsi="Arial" w:cs="Arial"/>
        </w:rPr>
        <w:fldChar w:fldCharType="end"/>
      </w:r>
      <w:r>
        <w:rPr>
          <w:rFonts w:ascii="Arial" w:eastAsia="Arial" w:hAnsi="Arial" w:cs="Arial"/>
        </w:rPr>
        <w:t xml:space="preserve">. </w:t>
      </w:r>
      <w:r w:rsidR="00BC1C9B">
        <w:rPr>
          <w:rFonts w:ascii="Arial" w:eastAsia="Arial" w:hAnsi="Arial" w:cs="Arial"/>
        </w:rPr>
        <w:t xml:space="preserve">Although we did not observe </w:t>
      </w:r>
      <w:r w:rsidR="0061571A">
        <w:rPr>
          <w:rFonts w:ascii="Arial" w:eastAsia="Arial" w:hAnsi="Arial" w:cs="Arial"/>
        </w:rPr>
        <w:t xml:space="preserve">preferential CS+ </w:t>
      </w:r>
      <w:r w:rsidR="00BC1C9B">
        <w:rPr>
          <w:rFonts w:ascii="Arial" w:eastAsia="Arial" w:hAnsi="Arial" w:cs="Arial"/>
        </w:rPr>
        <w:t>reinstatement in the amygdala</w:t>
      </w:r>
      <w:r>
        <w:rPr>
          <w:rFonts w:ascii="Arial" w:eastAsia="Arial" w:hAnsi="Arial" w:cs="Arial"/>
        </w:rPr>
        <w:t xml:space="preserve">, univariate activity </w:t>
      </w:r>
      <w:r w:rsidR="00BC1C9B">
        <w:rPr>
          <w:rFonts w:ascii="Arial" w:eastAsia="Arial" w:hAnsi="Arial" w:cs="Arial"/>
        </w:rPr>
        <w:t>in the amygdala</w:t>
      </w:r>
      <w:del w:id="387" w:author="gus hennings" w:date="2021-10-20T17:19:00Z">
        <w:r w:rsidR="00BC1C9B" w:rsidDel="00EA31D7">
          <w:rPr>
            <w:rFonts w:ascii="Arial" w:eastAsia="Arial" w:hAnsi="Arial" w:cs="Arial"/>
          </w:rPr>
          <w:delText xml:space="preserve"> </w:delText>
        </w:r>
        <w:r w:rsidDel="00EA31D7">
          <w:rPr>
            <w:rFonts w:ascii="Arial" w:eastAsia="Arial" w:hAnsi="Arial" w:cs="Arial"/>
          </w:rPr>
          <w:delText>during retrieval</w:delText>
        </w:r>
      </w:del>
      <w:r>
        <w:rPr>
          <w:rFonts w:ascii="Arial" w:eastAsia="Arial" w:hAnsi="Arial" w:cs="Arial"/>
        </w:rPr>
        <w:t xml:space="preserve">, as well as </w:t>
      </w:r>
      <w:del w:id="388" w:author="gus hennings" w:date="2021-10-20T17:19:00Z">
        <w:r w:rsidR="00117AFD" w:rsidDel="00EA31D7">
          <w:rPr>
            <w:rFonts w:ascii="Arial" w:eastAsia="Arial" w:hAnsi="Arial" w:cs="Arial"/>
          </w:rPr>
          <w:delText>overall</w:delText>
        </w:r>
        <w:r w:rsidDel="00EA31D7">
          <w:rPr>
            <w:rFonts w:ascii="Arial" w:eastAsia="Arial" w:hAnsi="Arial" w:cs="Arial"/>
          </w:rPr>
          <w:delText xml:space="preserve"> </w:delText>
        </w:r>
      </w:del>
      <w:r>
        <w:rPr>
          <w:rFonts w:ascii="Arial" w:eastAsia="Arial" w:hAnsi="Arial" w:cs="Arial"/>
        </w:rPr>
        <w:t xml:space="preserve">reinstatement in the </w:t>
      </w:r>
      <w:proofErr w:type="spellStart"/>
      <w:r>
        <w:rPr>
          <w:rFonts w:ascii="Arial" w:eastAsia="Arial" w:hAnsi="Arial" w:cs="Arial"/>
        </w:rPr>
        <w:t>CeM</w:t>
      </w:r>
      <w:proofErr w:type="spellEnd"/>
      <w:r>
        <w:rPr>
          <w:rFonts w:ascii="Arial" w:eastAsia="Arial" w:hAnsi="Arial" w:cs="Arial"/>
        </w:rPr>
        <w:t xml:space="preserve">, </w:t>
      </w:r>
      <w:ins w:id="389" w:author="gus hennings" w:date="2021-10-20T17:19:00Z">
        <w:r w:rsidR="00EA31D7">
          <w:rPr>
            <w:rFonts w:ascii="Arial" w:eastAsia="Arial" w:hAnsi="Arial" w:cs="Arial"/>
          </w:rPr>
          <w:t xml:space="preserve">predicted </w:t>
        </w:r>
      </w:ins>
      <w:del w:id="390" w:author="gus hennings" w:date="2021-10-20T17:19:00Z">
        <w:r w:rsidR="002B6DE4" w:rsidDel="00EA31D7">
          <w:rPr>
            <w:rFonts w:ascii="Arial" w:eastAsia="Arial" w:hAnsi="Arial" w:cs="Arial"/>
          </w:rPr>
          <w:delText xml:space="preserve">was positively correlated with </w:delText>
        </w:r>
      </w:del>
      <w:r>
        <w:rPr>
          <w:rFonts w:ascii="Arial" w:eastAsia="Arial" w:hAnsi="Arial" w:cs="Arial"/>
        </w:rPr>
        <w:t xml:space="preserve">reinstatement </w:t>
      </w:r>
      <w:r w:rsidR="002B6DE4">
        <w:rPr>
          <w:rFonts w:ascii="Arial" w:eastAsia="Arial" w:hAnsi="Arial" w:cs="Arial"/>
        </w:rPr>
        <w:t xml:space="preserve">occurring </w:t>
      </w:r>
      <w:r w:rsidR="00BC1C9B">
        <w:rPr>
          <w:rFonts w:ascii="Arial" w:eastAsia="Arial" w:hAnsi="Arial" w:cs="Arial"/>
        </w:rPr>
        <w:t xml:space="preserve">in </w:t>
      </w:r>
      <w:r>
        <w:rPr>
          <w:rFonts w:ascii="Arial" w:eastAsia="Arial" w:hAnsi="Arial" w:cs="Arial"/>
        </w:rPr>
        <w:t xml:space="preserve">the dACC </w:t>
      </w:r>
      <w:r w:rsidR="002B6DE4">
        <w:rPr>
          <w:rFonts w:ascii="Arial" w:eastAsia="Arial" w:hAnsi="Arial" w:cs="Arial"/>
        </w:rPr>
        <w:t xml:space="preserve">rather than </w:t>
      </w:r>
      <w:r w:rsidR="00BC1C9B">
        <w:rPr>
          <w:rFonts w:ascii="Arial" w:eastAsia="Arial" w:hAnsi="Arial" w:cs="Arial"/>
        </w:rPr>
        <w:t xml:space="preserve">the vmPFC </w:t>
      </w:r>
      <w:r>
        <w:rPr>
          <w:rFonts w:ascii="Arial" w:eastAsia="Arial" w:hAnsi="Arial" w:cs="Arial"/>
        </w:rPr>
        <w:t>(</w:t>
      </w:r>
      <w:r w:rsidRPr="00740213">
        <w:rPr>
          <w:rFonts w:ascii="Arial" w:eastAsia="Arial" w:hAnsi="Arial" w:cs="Arial"/>
          <w:b/>
          <w:bCs/>
        </w:rPr>
        <w:t>Fig</w:t>
      </w:r>
      <w:ins w:id="391" w:author="gus hennings" w:date="2021-10-21T12:13:00Z">
        <w:r w:rsidR="00BE731E">
          <w:rPr>
            <w:rFonts w:ascii="Arial" w:eastAsia="Arial" w:hAnsi="Arial" w:cs="Arial"/>
            <w:b/>
            <w:bCs/>
          </w:rPr>
          <w:t>ure</w:t>
        </w:r>
      </w:ins>
      <w:del w:id="392" w:author="gus hennings" w:date="2021-10-21T12:13:00Z">
        <w:r w:rsidR="00740213" w:rsidRPr="00740213" w:rsidDel="00BE731E">
          <w:rPr>
            <w:rFonts w:ascii="Arial" w:eastAsia="Arial" w:hAnsi="Arial" w:cs="Arial"/>
            <w:b/>
            <w:bCs/>
          </w:rPr>
          <w:delText>.</w:delText>
        </w:r>
      </w:del>
      <w:r w:rsidR="00740213" w:rsidRPr="00740213">
        <w:rPr>
          <w:rFonts w:ascii="Arial" w:eastAsia="Arial" w:hAnsi="Arial" w:cs="Arial"/>
          <w:b/>
          <w:bCs/>
        </w:rPr>
        <w:t xml:space="preserve"> 4</w:t>
      </w:r>
      <w:r>
        <w:rPr>
          <w:rFonts w:ascii="Arial" w:eastAsia="Arial" w:hAnsi="Arial" w:cs="Arial"/>
        </w:rPr>
        <w:t xml:space="preserve">). This is consistent with the idea that reciprocal </w:t>
      </w:r>
      <w:r w:rsidR="00BC1C9B">
        <w:rPr>
          <w:rFonts w:ascii="Arial" w:eastAsia="Arial" w:hAnsi="Arial" w:cs="Arial"/>
        </w:rPr>
        <w:t xml:space="preserve">connections between the amygdala and mPFC </w:t>
      </w:r>
      <w:r>
        <w:rPr>
          <w:rFonts w:ascii="Arial" w:eastAsia="Arial" w:hAnsi="Arial" w:cs="Arial"/>
        </w:rPr>
        <w:t>organize the storage and retrieval of fear memories</w:t>
      </w:r>
      <w:r w:rsidR="00471A41">
        <w:rPr>
          <w:rFonts w:ascii="Arial" w:eastAsia="Arial" w:hAnsi="Arial" w:cs="Arial"/>
        </w:rPr>
        <w:t xml:space="preserve"> </w:t>
      </w:r>
      <w:r w:rsidR="00471A41">
        <w:rPr>
          <w:rFonts w:ascii="Arial" w:eastAsia="Arial" w:hAnsi="Arial" w:cs="Arial"/>
        </w:rPr>
        <w:fldChar w:fldCharType="begin"/>
      </w:r>
      <w:r w:rsidR="00C06015">
        <w:rPr>
          <w:rFonts w:ascii="Arial" w:eastAsia="Arial" w:hAnsi="Arial" w:cs="Arial"/>
        </w:rPr>
        <w:instrText xml:space="preserve"> ADDIN ZOTERO_ITEM CSL_CITATION {"citationID":"TLSZHT0M","properties":{"formattedCitation":"\\super 6\\nosupersub{}","plainCitation":"6","noteIndex":0},"citationItems":[{"id":1700,"uris":["http://zotero.org/users/7734491/items/XR3UTABY"],"uri":["http://zotero.org/users/7734491/items/XR3UTABY"],"itemData":{"id":1700,"type":"article-journal","abstract":"Decades of research has identified the brain areas that are involved in fear, fear extinction, anxiety and related defensive behaviours. Newly developed genetic and viral tools, optogenetics and advanced in vivo imaging techniques have now made it possible to characterize the activity, connectivity and function of specific cell types within complex neuronal circuits. Recent findings that have been made using these tools and techniques have provided mechanistic insights into the exquisite organization of the circuitry underlying internal defensive states. This Review focuses on studies that have used circuit-based approaches to gain a more detailed, and also more comprehensive and integrated, view on how the brain governs fear and anxiety and how it orchestrates adaptive defensive behaviours.","container-title":"Nature Reviews Neuroscience","DOI":"10.1038/nrn3945","ISSN":"1471-003X, 1471-0048","issue":"6","journalAbbreviation":"Nat Rev Neurosci","language":"en","page":"317-331","source":"DOI.org (Crossref)","title":"Neuronal circuits for fear and anxiety","URL":"http://www.nature.com/articles/nrn3945","volume":"16","author":[{"family":"Tovote","given":"Philip"},{"family":"Fadok","given":"Jonathan Paul"},{"family":"Lüthi","given":"Andreas"}],"accessed":{"date-parts":[["2021",4,17]]},"issued":{"date-parts":[["2015",6]]}}}],"schema":"https://github.com/citation-style-language/schema/raw/master/csl-citation.json"} </w:instrText>
      </w:r>
      <w:r w:rsidR="00471A41">
        <w:rPr>
          <w:rFonts w:ascii="Arial" w:eastAsia="Arial" w:hAnsi="Arial" w:cs="Arial"/>
        </w:rPr>
        <w:fldChar w:fldCharType="separate"/>
      </w:r>
      <w:r w:rsidR="00C06015" w:rsidRPr="00C06015">
        <w:rPr>
          <w:rFonts w:ascii="Arial" w:hAnsi="Arial" w:cs="Arial"/>
          <w:szCs w:val="24"/>
          <w:vertAlign w:val="superscript"/>
        </w:rPr>
        <w:t>6</w:t>
      </w:r>
      <w:r w:rsidR="00471A41">
        <w:rPr>
          <w:rFonts w:ascii="Arial" w:eastAsia="Arial" w:hAnsi="Arial" w:cs="Arial"/>
        </w:rPr>
        <w:fldChar w:fldCharType="end"/>
      </w:r>
      <w:r>
        <w:rPr>
          <w:rFonts w:ascii="Arial" w:eastAsia="Arial" w:hAnsi="Arial" w:cs="Arial"/>
        </w:rPr>
        <w:t>.</w:t>
      </w:r>
    </w:p>
    <w:p w14:paraId="15B5BF1E" w14:textId="6605A914" w:rsidR="000F625B" w:rsidRDefault="00BC1C9B" w:rsidP="002F1CF7">
      <w:pPr>
        <w:spacing w:line="480" w:lineRule="auto"/>
        <w:ind w:firstLine="720"/>
        <w:jc w:val="both"/>
        <w:rPr>
          <w:rFonts w:ascii="Arial" w:eastAsia="Arial" w:hAnsi="Arial" w:cs="Arial"/>
        </w:rPr>
      </w:pPr>
      <w:del w:id="393" w:author="gus hennings" w:date="2021-10-20T17:19:00Z">
        <w:r w:rsidDel="00EA31D7">
          <w:rPr>
            <w:rFonts w:ascii="Arial" w:eastAsia="Arial" w:hAnsi="Arial" w:cs="Arial"/>
          </w:rPr>
          <w:delText>To conclude,</w:delText>
        </w:r>
        <w:r w:rsidRPr="00BC1C9B" w:rsidDel="00EA31D7">
          <w:rPr>
            <w:rFonts w:ascii="Arial" w:eastAsia="Arial" w:hAnsi="Arial" w:cs="Arial"/>
          </w:rPr>
          <w:delText xml:space="preserve"> </w:delText>
        </w:r>
      </w:del>
      <w:ins w:id="394" w:author="gus hennings" w:date="2021-10-20T17:19:00Z">
        <w:r w:rsidR="00EA31D7">
          <w:rPr>
            <w:rFonts w:ascii="Arial" w:eastAsia="Arial" w:hAnsi="Arial" w:cs="Arial"/>
          </w:rPr>
          <w:t>M</w:t>
        </w:r>
      </w:ins>
      <w:del w:id="395" w:author="gus hennings" w:date="2021-10-20T17:19:00Z">
        <w:r w:rsidDel="00EA31D7">
          <w:rPr>
            <w:rFonts w:ascii="Arial" w:eastAsia="Arial" w:hAnsi="Arial" w:cs="Arial"/>
          </w:rPr>
          <w:delText>m</w:delText>
        </w:r>
      </w:del>
      <w:r>
        <w:rPr>
          <w:rFonts w:ascii="Arial" w:eastAsia="Arial" w:hAnsi="Arial" w:cs="Arial"/>
        </w:rPr>
        <w:t xml:space="preserve">uch of the </w:t>
      </w:r>
      <w:ins w:id="396" w:author="gus hennings" w:date="2021-10-20T17:20:00Z">
        <w:r w:rsidR="00EA31D7">
          <w:rPr>
            <w:rFonts w:ascii="Arial" w:eastAsia="Arial" w:hAnsi="Arial" w:cs="Arial"/>
          </w:rPr>
          <w:t xml:space="preserve">recent </w:t>
        </w:r>
      </w:ins>
      <w:r>
        <w:rPr>
          <w:rFonts w:ascii="Arial" w:eastAsia="Arial" w:hAnsi="Arial" w:cs="Arial"/>
        </w:rPr>
        <w:t xml:space="preserve">progress </w:t>
      </w:r>
      <w:del w:id="397" w:author="gus hennings" w:date="2021-10-20T17:20:00Z">
        <w:r w:rsidDel="00EA31D7">
          <w:rPr>
            <w:rFonts w:ascii="Arial" w:eastAsia="Arial" w:hAnsi="Arial" w:cs="Arial"/>
          </w:rPr>
          <w:delText xml:space="preserve">in the past decade </w:delText>
        </w:r>
      </w:del>
      <w:r>
        <w:rPr>
          <w:rFonts w:ascii="Arial" w:eastAsia="Arial" w:hAnsi="Arial" w:cs="Arial"/>
        </w:rPr>
        <w:t xml:space="preserve">on the neuroscience of fear and extinction has utilized activity-dependent functional labeling to identify the neural organization of </w:t>
      </w:r>
      <w:del w:id="398" w:author="gus hennings" w:date="2021-10-20T17:20:00Z">
        <w:r w:rsidDel="00EA31D7">
          <w:rPr>
            <w:rFonts w:ascii="Arial" w:eastAsia="Arial" w:hAnsi="Arial" w:cs="Arial"/>
          </w:rPr>
          <w:delText xml:space="preserve">these </w:delText>
        </w:r>
      </w:del>
      <w:r>
        <w:rPr>
          <w:rFonts w:ascii="Arial" w:eastAsia="Arial" w:hAnsi="Arial" w:cs="Arial"/>
        </w:rPr>
        <w:t>opposing memories</w:t>
      </w:r>
      <w:r w:rsidR="00683C7F">
        <w:rPr>
          <w:rFonts w:ascii="Arial" w:eastAsia="Arial" w:hAnsi="Arial" w:cs="Arial"/>
        </w:rPr>
        <w:t xml:space="preserve"> </w:t>
      </w:r>
      <w:r w:rsidR="00683C7F">
        <w:rPr>
          <w:rFonts w:ascii="Arial" w:eastAsia="Arial" w:hAnsi="Arial" w:cs="Arial"/>
        </w:rPr>
        <w:fldChar w:fldCharType="begin"/>
      </w:r>
      <w:r w:rsidR="00C06015">
        <w:rPr>
          <w:rFonts w:ascii="Arial" w:eastAsia="Arial" w:hAnsi="Arial" w:cs="Arial"/>
        </w:rPr>
        <w:instrText xml:space="preserve"> ADDIN ZOTERO_ITEM CSL_CITATION {"citationID":"RhI9hIcI","properties":{"formattedCitation":"\\super 6,19\\nosupersub{}","plainCitation":"6,19","noteIndex":0},"citationItems":[{"id":931,"uris":["http://zotero.org/users/7734491/items/3SUS6J8A"],"uri":["http://zotero.org/users/7734491/items/3SUS6J8A"],"itemData":{"id":931,"type":"article-journal","abstract":"Memory retrieval involves the interaction between external sensory or internally generated cues and stored memory traces (or engrams) in a process termed ‘ecphory’. While ecphory has been examined in human cognitive neuroscience research, its neurobiological foundation is less understood. To the extent that ecphory involves ‘reawakening’ of engrams, leveraging recently developed technologies that can identify and manipulate engrams in rodents provides a fertile avenue for examining retrieval at the level of neuronal ensembles. Here we evaluate emerging neuroscientific research of this type, using cognitive theory as a guiding principle to organize and interpret initial findings. Our Review highlights the critical interaction between engrams and retrieval cues (environmental or artificial) for memory accessibility and retrieval success. These findings also highlight the intimate relationship between the mechanisms important in forming engrams and those important in their recovery, as captured in the cognitive notion of ‘encoding specificity’. Finally, we identify several questions that currently remain unanswered.","container-title":"Nature Neuroscience","DOI":"10.1038/s41593-019-0493-1","ISSN":"15461726","issue":"10","note":"PMID: 31551594\npublisher: Nature Publishing Group\nCitation Key: Frankland2019","page":"1576-1585","title":"The neurobiological foundation of memory retrieval","URL":"http://www.nature.com/articles/s41593-019-0493-1","volume":"22","author":[{"family":"Frankland","given":"Paul W."},{"family":"Josselyn","given":"Sheena A."},{"family":"Köhler","given":"Stefan"}],"accessed":{"date-parts":[["2019",10,17]]},"issued":{"date-parts":[["2019",10,24]]}}},{"id":1700,"uris":["http://zotero.org/users/7734491/items/XR3UTABY"],"uri":["http://zotero.org/users/7734491/items/XR3UTABY"],"itemData":{"id":1700,"type":"article-journal","abstract":"Decades of research has identified the brain areas that are involved in fear, fear extinction, anxiety and related defensive behaviours. Newly developed genetic and viral tools, optogenetics and advanced in vivo imaging techniques have now made it possible to characterize the activity, connectivity and function of specific cell types within complex neuronal circuits. Recent findings that have been made using these tools and techniques have provided mechanistic insights into the exquisite organization of the circuitry underlying internal defensive states. This Review focuses on studies that have used circuit-based approaches to gain a more detailed, and also more comprehensive and integrated, view on how the brain governs fear and anxiety and how it orchestrates adaptive defensive behaviours.","container-title":"Nature Reviews Neuroscience","DOI":"10.1038/nrn3945","ISSN":"1471-003X, 1471-0048","issue":"6","journalAbbreviation":"Nat Rev Neurosci","language":"en","page":"317-331","source":"DOI.org (Crossref)","title":"Neuronal circuits for fear and anxiety","URL":"http://www.nature.com/articles/nrn3945","volume":"16","author":[{"family":"Tovote","given":"Philip"},{"family":"Fadok","given":"Jonathan Paul"},{"family":"Lüthi","given":"Andreas"}],"accessed":{"date-parts":[["2021",4,17]]},"issued":{"date-parts":[["2015",6]]}}}],"schema":"https://github.com/citation-style-language/schema/raw/master/csl-citation.json"} </w:instrText>
      </w:r>
      <w:r w:rsidR="00683C7F">
        <w:rPr>
          <w:rFonts w:ascii="Arial" w:eastAsia="Arial" w:hAnsi="Arial" w:cs="Arial"/>
        </w:rPr>
        <w:fldChar w:fldCharType="separate"/>
      </w:r>
      <w:r w:rsidR="00C06015" w:rsidRPr="00C06015">
        <w:rPr>
          <w:rFonts w:ascii="Arial" w:hAnsi="Arial" w:cs="Arial"/>
          <w:szCs w:val="24"/>
          <w:vertAlign w:val="superscript"/>
        </w:rPr>
        <w:t>6,19</w:t>
      </w:r>
      <w:r w:rsidR="00683C7F">
        <w:rPr>
          <w:rFonts w:ascii="Arial" w:eastAsia="Arial" w:hAnsi="Arial" w:cs="Arial"/>
        </w:rPr>
        <w:fldChar w:fldCharType="end"/>
      </w:r>
      <w:r>
        <w:rPr>
          <w:rFonts w:ascii="Arial" w:eastAsia="Arial" w:hAnsi="Arial" w:cs="Arial"/>
        </w:rPr>
        <w:t xml:space="preserve">. </w:t>
      </w:r>
      <w:r w:rsidR="002F1CF7">
        <w:rPr>
          <w:rFonts w:ascii="Arial" w:eastAsia="Arial" w:hAnsi="Arial" w:cs="Arial"/>
        </w:rPr>
        <w:t xml:space="preserve">Prior human neuroimaging using univariate approaches have broadly </w:t>
      </w:r>
      <w:r w:rsidR="002B6DE4">
        <w:rPr>
          <w:rFonts w:ascii="Arial" w:eastAsia="Arial" w:hAnsi="Arial" w:cs="Arial"/>
        </w:rPr>
        <w:t>confirmed the separation of</w:t>
      </w:r>
      <w:r w:rsidR="002F1CF7">
        <w:rPr>
          <w:rFonts w:ascii="Arial" w:eastAsia="Arial" w:hAnsi="Arial" w:cs="Arial"/>
        </w:rPr>
        <w:t xml:space="preserve"> fear and extinction memories in the mPFC </w:t>
      </w:r>
      <w:r w:rsidR="00117AFD">
        <w:rPr>
          <w:rFonts w:ascii="Arial" w:eastAsia="Arial" w:hAnsi="Arial" w:cs="Arial"/>
        </w:rPr>
        <w:fldChar w:fldCharType="begin"/>
      </w:r>
      <w:r w:rsidR="00C06015">
        <w:rPr>
          <w:rFonts w:ascii="Arial" w:eastAsia="Arial" w:hAnsi="Arial" w:cs="Arial"/>
        </w:rPr>
        <w:instrText xml:space="preserve"> ADDIN ZOTERO_ITEM CSL_CITATION {"citationID":"JbPWO0uo","properties":{"formattedCitation":"\\super 12\\uc0\\u8211{}15\\nosupersub{}","plainCitation":"12–15","noteIndex":0},"citationItems":[{"id":2028,"uris":["http://zotero.org/users/7734491/items/3KAHT34T"],"uri":["http://zotero.org/users/7734491/items/3KAHT34T"],"itemData":{"id":2028,"type":"article-journal","abstract":"In fear extinction, an animal learns that a conditioned stimulus (CS) no longer predicts a noxious stimulus [unconditioned stimulus (UCS)] to which it had previously been associated, leading to inhibition of the conditioned response (CR). Extinction creates a new CS–noUCS memory trace, competing with the initial fear (CS–UCS) memory. Recall of extinction memory and, hence, CR inhibition at later CS encounters is facilitated by contextual stimuli present during extinction training. In line with theoretical predictions derived from animal studies, we show that, after extinction, a CS-evoked engagement of human ventromedial prefrontal cortex (VMPFC) and hippocampus is context dependent, being expressed in an extinction, but not a conditioning, context. Likewise, a positive correlation between VMPFC and hippocampal activity is extinction context dependent. Thus, a VMPFC–hippocampal network provides for context-dependent recall of human extinction memory, consistent with a view that hippocampus confers context dependence on VMPFC.","container-title":"Journal of Neuroscience","DOI":"10.1523/JNEUROSCI.2021-06.2006","ISSN":"0270-6474, 1529-2401","issue":"37","journalAbbreviation":"J. Neurosci.","language":"en","note":"publisher: Society for Neuroscience\nsection: Articles\nPMID: 16971534","page":"9503-9511","source":"www.jneurosci.org","title":"Context-Dependent Human Extinction Memory Is Mediated by a Ventromedial Prefrontal and Hippocampal Network","URL":"https://www.jneurosci.org/content/26/37/9503","volume":"26","author":[{"family":"Kalisch","given":"Raffael"},{"family":"Korenfeld","given":"Elian"},{"family":"Stephan","given":"Klaas E."},{"family":"Weiskopf","given":"Nikolaus"},{"family":"Seymour","given":"Ben"},{"family":"Dolan","given":"Raymond J."}],"accessed":{"date-parts":[["2021",9,22]]},"issued":{"date-parts":[["2006",9,13]]}}},{"id":786,"uris":["http://zotero.org/users/7734491/items/BQBV62Y9"],"uri":["http://zotero.org/users/7734491/items/BQBV62Y9"],"itemData":{"id":786,"type":"article-journal","abstract":"Background: Rodent studies implicate the prelimbic (PL) region of the medial prefrontal cortex in the expression of conditioned fear. Human studies suggest that the dorsal anterior cingulate cortex (dACC) plays a role similar to PL in mediating or modulating fear responses. This study examined the role of dACC during fear conditioning in healthy humans with magnetic resonance imaging (MRI). Methods: Novel analyses were conducted on data from two cohorts that had previously undergone scanning to study fear extinction. Structural and functional brain data were acquired with MRI; the functional MRI (fMRI) component employed an event-related design. Skin conductance response (SCR) was the index of conditioned responses. Results: We found that: 1) cortical thickness within dACC is positively correlated with SCR during conditioning; 2) dACC is activated by a conditioned fear stimulus; and 3) this activation is positively correlated with differential SCR. Moreover, the dACC region implicated in this research corresponds to the target of anterior cingulotomy, an ablative surgical treatment for patients with mood and anxiety disorders. Conclusions: Convergent structural, functional, and lesion findings from separate groups of subjects suggest that dACC mediates or modulates fear expression in humans. Collectively, these data implicate this territory as a potential target for future anti-anxiety therapies. © 2007 Society of Biological Psychiatry.","container-title":"Biological Psychiatry","DOI":"10.1016/j.biopsych.2007.04.032","ISSN":"00063223","issue":"10","note":"Citation Key: Milad2007","page":"1191-1194","title":"A Role for the Human Dorsal Anterior Cingulate Cortex in Fear Expression","volume":"62","author":[{"family":"Milad","given":"Mohammed R."},{"family":"Quirk","given":"Gregory J."},{"family":"Pitman","given":"Roger K"},{"family":"Orr","given":"Scott P"},{"family":"Fischl","given":"Bruce"},{"family":"Rauch","given":"Scott L"}],"accessed":{"date-parts":[["2018",5,3]]},"issued":{"date-parts":[["2007"]]}}},{"id":792,"uris":["http://zotero.org/users/7734491/items/RAU9K9WZ"],"uri":["http://zotero.org/users/7734491/items/RAU9K9WZ"],"itemData":{"id":792,"type":"article-journal","abstract":"Background: Extinction of conditioned fear is thought to form a new safety memory that is expressed in the context in which the extinction learning took place. Rodent studies implicate the ventromedial prefrontal cortex (vmPFC) and hippocampus in extinction recall and its modulation by context, respectively. The aim of the present study is to investigate the mediating anatomy of extinction recall in healthy humans. Methods: We used event-related functional magnetic resonance imaging (fMRI) and a 2-day fear conditioning and extinction protocol with skin conductance response as the index of conditioned responses. Results: During extinction recall, we found significant activations in vmPFC and hippocampus in response to the extinguished versus an unextinguished stimulus. Activation in these brain regions was positively correlated with the magnitude of extinction memory. Functional connectivity analysis revealed significant positive correlation between vmPFC and hippocampal activation during extinction recall. Conclusions: These results support the involvement of the human hippocampus as well as vmPFC in the recall of extinction memory. Furthermore, this provides a paradigm for future investigations of fronto-temporal function during extinction recall in psychiatric disorders such as posttraumatic stress disorder. © 2007 Society of Biological Psychiatry.","container-title":"Biological Psychiatry","DOI":"10.1016/j.biopsych.2006.10.011","ISSN":"00063223","issue":"5","note":"PMID: 17217927\nCitation Key: Milad2007a\nISBN: 0006-3223 (Print)","page":"446-454","title":"Recall of Fear Extinction in Humans Activates the Ventromedial Prefrontal Cortex and Hippocampus in Concert","volume":"62","author":[{"family":"Milad","given":"Mohammed R."},{"family":"Wright","given":"Christopher I."},{"family":"Orr","given":"Scott P."},{"family":"Pitman","given":"Roger K."},{"family":"Quirk","given":"Gregory J."},{"family":"Rauch","given":"Scott L."}],"accessed":{"date-parts":[["2018",5,3]]},"issued":{"date-parts":[["2007"]]}}},{"id":1241,"uris":["http://zotero.org/users/7734491/items/JRY79SJY"],"uri":["http://zotero.org/users/7734491/items/JRY79SJY"],"itemData":{"id":1241,"type":"article-journal","abstract":"Understanding how fears are acquired is an important step in translating basic research to the treatment of fear-related disorders. However, understanding how learned fears are diminished may be even more valuable. We explored the neural mechanisms of fear extinction in humans. Studies of extinction in nonhuman animals have focused on two interconnected brain regions: the amygdala and the ventral medial prefrontal cortex (vmPFC). Consistent with animal models suggesting that the amygdala is important for both the acquisition and extinction of conditioned fear, amygdala activation was correlated across subjects with the conditioned response in both acquisition and early extinction. Activation in the vmPFC (subgenual anterior cingulate) was primarily linked to the expression of fear learning during a delayed test of extinction, as might have been expected from studies demonstrating this region is critical for the retention of extinction. These results provide evidence that the mechanisms of extinction learning may be preserved across species.","container-title":"Neuron","DOI":"10.1016/j.neuron.2004.08.042","ISSN":"08966273","issue":"6","note":"publisher: Elsevier\nCitation Key: Phelps2004","page":"897-905","title":"Extinction learning in humans: Role of the amygdala and vmPFC","volume":"43","author":[{"family":"Phelps","given":"Elizabeth A."},{"family":"Delgado","given":"Mauricio R."},{"family":"Nearing","given":"Katherine I."},{"family":"Ledoux","given":"Joseph E."}],"accessed":{"date-parts":[["2020",4,13]]},"issued":{"date-parts":[["2004",9,16]]}}}],"schema":"https://github.com/citation-style-language/schema/raw/master/csl-citation.json"} </w:instrText>
      </w:r>
      <w:r w:rsidR="00117AFD">
        <w:rPr>
          <w:rFonts w:ascii="Arial" w:eastAsia="Arial" w:hAnsi="Arial" w:cs="Arial"/>
        </w:rPr>
        <w:fldChar w:fldCharType="separate"/>
      </w:r>
      <w:r w:rsidR="00C06015" w:rsidRPr="00C06015">
        <w:rPr>
          <w:rFonts w:ascii="Arial" w:hAnsi="Arial" w:cs="Arial"/>
          <w:szCs w:val="24"/>
          <w:vertAlign w:val="superscript"/>
        </w:rPr>
        <w:t>12–15</w:t>
      </w:r>
      <w:r w:rsidR="00117AFD">
        <w:rPr>
          <w:rFonts w:ascii="Arial" w:eastAsia="Arial" w:hAnsi="Arial" w:cs="Arial"/>
        </w:rPr>
        <w:fldChar w:fldCharType="end"/>
      </w:r>
      <w:r w:rsidR="002F1CF7">
        <w:rPr>
          <w:rFonts w:ascii="Arial" w:eastAsia="Arial" w:hAnsi="Arial" w:cs="Arial"/>
        </w:rPr>
        <w:t xml:space="preserve">, although recent meta-analyses show the vmPFC is not always strongly activated during extinction learning or retrieval </w:t>
      </w:r>
      <w:r w:rsidR="00117AFD">
        <w:rPr>
          <w:rFonts w:ascii="Arial" w:eastAsia="Arial" w:hAnsi="Arial" w:cs="Arial"/>
        </w:rPr>
        <w:fldChar w:fldCharType="begin"/>
      </w:r>
      <w:r w:rsidR="00C06015">
        <w:rPr>
          <w:rFonts w:ascii="Arial" w:eastAsia="Arial" w:hAnsi="Arial" w:cs="Arial"/>
        </w:rPr>
        <w:instrText xml:space="preserve"> ADDIN ZOTERO_ITEM CSL_CITATION {"citationID":"dH4RZRyJ","properties":{"formattedCitation":"\\super 31\\nosupersub{}","plainCitation":"31","noteIndex":0},"citationItems":[{"id":879,"uris":["http://zotero.org/users/7734491/items/IKC4EBLI"],"uri":["http://zotero.org/users/7734491/items/IKC4EBLI"],"itemData":{"id":879,"type":"article-journal","abstract":"The study of fear extinction represents an important example of translational neuroscience in psychiatry and promises to improve the understanding and treatment of anxiety and fear-related disorders. We present the results of a set of meta-analyses of human fear extinction studies in healthy participants, conducted with functional magnetic resonance imaging (fMRI) and reporting whole-brain results. Meta-analyses of fear extinction learning primarily implicate consistent activation of brain regions linked to threat appraisal and experience, including the dorsal anterior cingulate and anterior insular cortices. An overlapping anatomical result was obtained from the meta-analysis of extinction recall studies, except when studies directly compared an extinguished threat stimulus to an unextinguished threat stimulus (instead of a safety stimulus). In this latter instance, more consistent activation was observed in dorsolateral and ventromedial prefrontal cortex regions, together with other areas including the hippocampus. While our results partially support the notion of a shared neuroanatomy between human and rodent models of extinction processes, they also encourage an expanded account of the neural basis of human fear extinction.","container-title":"Neuroscience &amp; Biobehavioral Reviews","DOI":"10.1016/j.neubiorev.2018.03.002","ISSN":"01497634","issue":"February","note":"publisher: Elsevier\nCitation Key: Fullana2018","page":"16-25","title":"Fear extinction in the human brain: a meta-analysis of fMRI studies in healthy participants","URL":"http://linkinghub.elsevier.com/retrieve/pii/S0149763417309600","volume":"88","author":[{"family":"Fullana","given":"Miquel A."},{"family":"Albajes-Eizagirre","given":"Anton"},{"family":"Soriano-Mas","given":"Carles"},{"family":"Vervliet","given":"Bram"},{"family":"Cardoner","given":"Narcís"},{"family":"Benet","given":"Olívia"},{"family":"Radua","given":"Joaquim"},{"family":"Harrison","given":"Ben J."}],"issued":{"date-parts":[["2018"]]}}}],"schema":"https://github.com/citation-style-language/schema/raw/master/csl-citation.json"} </w:instrText>
      </w:r>
      <w:r w:rsidR="00117AFD">
        <w:rPr>
          <w:rFonts w:ascii="Arial" w:eastAsia="Arial" w:hAnsi="Arial" w:cs="Arial"/>
        </w:rPr>
        <w:fldChar w:fldCharType="separate"/>
      </w:r>
      <w:r w:rsidR="00C06015" w:rsidRPr="00C06015">
        <w:rPr>
          <w:rFonts w:ascii="Arial" w:hAnsi="Arial" w:cs="Arial"/>
          <w:szCs w:val="24"/>
          <w:vertAlign w:val="superscript"/>
        </w:rPr>
        <w:t>31</w:t>
      </w:r>
      <w:r w:rsidR="00117AFD">
        <w:rPr>
          <w:rFonts w:ascii="Arial" w:eastAsia="Arial" w:hAnsi="Arial" w:cs="Arial"/>
        </w:rPr>
        <w:fldChar w:fldCharType="end"/>
      </w:r>
      <w:r w:rsidR="002F1CF7">
        <w:rPr>
          <w:rFonts w:ascii="Arial" w:eastAsia="Arial" w:hAnsi="Arial" w:cs="Arial"/>
        </w:rPr>
        <w:t>. Using a multivariate approach</w:t>
      </w:r>
      <w:r w:rsidR="002B6DE4">
        <w:rPr>
          <w:rFonts w:ascii="Arial" w:eastAsia="Arial" w:hAnsi="Arial" w:cs="Arial"/>
        </w:rPr>
        <w:t xml:space="preserve"> to compare</w:t>
      </w:r>
      <w:ins w:id="399" w:author="gus hennings" w:date="2021-10-20T17:21:00Z">
        <w:r w:rsidR="00EA31D7">
          <w:rPr>
            <w:rFonts w:ascii="Arial" w:eastAsia="Arial" w:hAnsi="Arial" w:cs="Arial"/>
          </w:rPr>
          <w:t xml:space="preserve"> </w:t>
        </w:r>
      </w:ins>
      <w:del w:id="400" w:author="gus hennings" w:date="2021-10-20T17:21:00Z">
        <w:r w:rsidR="002B6DE4" w:rsidDel="00EA31D7">
          <w:rPr>
            <w:rFonts w:ascii="Arial" w:eastAsia="Arial" w:hAnsi="Arial" w:cs="Arial"/>
          </w:rPr>
          <w:delText xml:space="preserve"> the fMRI pattern similarity between </w:delText>
        </w:r>
      </w:del>
      <w:r w:rsidR="002B6DE4">
        <w:rPr>
          <w:rFonts w:ascii="Arial" w:eastAsia="Arial" w:hAnsi="Arial" w:cs="Arial"/>
        </w:rPr>
        <w:t>encoding</w:t>
      </w:r>
      <w:ins w:id="401" w:author="gus hennings" w:date="2021-10-20T17:21:00Z">
        <w:r w:rsidR="00EA31D7">
          <w:rPr>
            <w:rFonts w:ascii="Arial" w:eastAsia="Arial" w:hAnsi="Arial" w:cs="Arial"/>
          </w:rPr>
          <w:t>-</w:t>
        </w:r>
      </w:ins>
      <w:del w:id="402" w:author="gus hennings" w:date="2021-10-20T17:21:00Z">
        <w:r w:rsidR="002B6DE4" w:rsidDel="00EA31D7">
          <w:rPr>
            <w:rFonts w:ascii="Arial" w:eastAsia="Arial" w:hAnsi="Arial" w:cs="Arial"/>
          </w:rPr>
          <w:delText xml:space="preserve"> and </w:delText>
        </w:r>
      </w:del>
      <w:r w:rsidR="002B6DE4">
        <w:rPr>
          <w:rFonts w:ascii="Arial" w:eastAsia="Arial" w:hAnsi="Arial" w:cs="Arial"/>
        </w:rPr>
        <w:t>retrieval</w:t>
      </w:r>
      <w:ins w:id="403" w:author="gus hennings" w:date="2021-10-20T17:21:00Z">
        <w:r w:rsidR="00EA31D7">
          <w:rPr>
            <w:rFonts w:ascii="Arial" w:eastAsia="Arial" w:hAnsi="Arial" w:cs="Arial"/>
          </w:rPr>
          <w:t xml:space="preserve"> similarity</w:t>
        </w:r>
      </w:ins>
      <w:r w:rsidR="002F1CF7">
        <w:rPr>
          <w:rFonts w:ascii="Arial" w:eastAsia="Arial" w:hAnsi="Arial" w:cs="Arial"/>
        </w:rPr>
        <w:t xml:space="preserve">, </w:t>
      </w:r>
      <w:r>
        <w:rPr>
          <w:rFonts w:ascii="Arial" w:eastAsia="Arial" w:hAnsi="Arial" w:cs="Arial"/>
        </w:rPr>
        <w:t xml:space="preserve">we </w:t>
      </w:r>
      <w:r w:rsidR="00B06370">
        <w:rPr>
          <w:rFonts w:ascii="Arial" w:eastAsia="Arial" w:hAnsi="Arial" w:cs="Arial"/>
        </w:rPr>
        <w:t>provid</w:t>
      </w:r>
      <w:r>
        <w:rPr>
          <w:rFonts w:ascii="Arial" w:eastAsia="Arial" w:hAnsi="Arial" w:cs="Arial"/>
        </w:rPr>
        <w:t xml:space="preserve">e </w:t>
      </w:r>
      <w:r w:rsidR="00B06370">
        <w:rPr>
          <w:rFonts w:ascii="Arial" w:eastAsia="Arial" w:hAnsi="Arial" w:cs="Arial"/>
        </w:rPr>
        <w:t xml:space="preserve">evidence for </w:t>
      </w:r>
      <w:r w:rsidR="002B6DE4">
        <w:rPr>
          <w:rFonts w:ascii="Arial" w:eastAsia="Arial" w:hAnsi="Arial" w:cs="Arial"/>
        </w:rPr>
        <w:t xml:space="preserve">dissociable </w:t>
      </w:r>
      <w:r w:rsidR="00B06370">
        <w:rPr>
          <w:rFonts w:ascii="Arial" w:eastAsia="Arial" w:hAnsi="Arial" w:cs="Arial"/>
        </w:rPr>
        <w:t>neural reinstatement</w:t>
      </w:r>
      <w:r>
        <w:rPr>
          <w:rFonts w:ascii="Arial" w:eastAsia="Arial" w:hAnsi="Arial" w:cs="Arial"/>
        </w:rPr>
        <w:t xml:space="preserve"> of </w:t>
      </w:r>
      <w:r w:rsidR="000731B9">
        <w:rPr>
          <w:rFonts w:ascii="Arial" w:eastAsia="Arial" w:hAnsi="Arial" w:cs="Arial"/>
        </w:rPr>
        <w:t>fear and extinction</w:t>
      </w:r>
      <w:r w:rsidR="00B06370">
        <w:rPr>
          <w:rFonts w:ascii="Arial" w:eastAsia="Arial" w:hAnsi="Arial" w:cs="Arial"/>
        </w:rPr>
        <w:t xml:space="preserve"> </w:t>
      </w:r>
      <w:del w:id="404" w:author="gus hennings" w:date="2021-10-20T17:21:00Z">
        <w:r w:rsidDel="00EA31D7">
          <w:rPr>
            <w:rFonts w:ascii="Arial" w:eastAsia="Arial" w:hAnsi="Arial" w:cs="Arial"/>
          </w:rPr>
          <w:delText xml:space="preserve">memory </w:delText>
        </w:r>
      </w:del>
      <w:r>
        <w:rPr>
          <w:rFonts w:ascii="Arial" w:eastAsia="Arial" w:hAnsi="Arial" w:cs="Arial"/>
        </w:rPr>
        <w:t xml:space="preserve">representations </w:t>
      </w:r>
      <w:r w:rsidR="000731B9">
        <w:rPr>
          <w:rFonts w:ascii="Arial" w:eastAsia="Arial" w:hAnsi="Arial" w:cs="Arial"/>
        </w:rPr>
        <w:t xml:space="preserve">in the human brain </w:t>
      </w:r>
      <w:r w:rsidR="002F1CF7">
        <w:rPr>
          <w:rFonts w:ascii="Arial" w:eastAsia="Arial" w:hAnsi="Arial" w:cs="Arial"/>
        </w:rPr>
        <w:t>based on the context in which these memories were formed</w:t>
      </w:r>
      <w:r>
        <w:rPr>
          <w:rFonts w:ascii="Arial" w:eastAsia="Arial" w:hAnsi="Arial" w:cs="Arial"/>
        </w:rPr>
        <w:t>.</w:t>
      </w:r>
      <w:r w:rsidR="00B06370">
        <w:rPr>
          <w:rFonts w:ascii="Arial" w:eastAsia="Arial" w:hAnsi="Arial" w:cs="Arial"/>
        </w:rPr>
        <w:t xml:space="preserve"> The</w:t>
      </w:r>
      <w:r>
        <w:rPr>
          <w:rFonts w:ascii="Arial" w:eastAsia="Arial" w:hAnsi="Arial" w:cs="Arial"/>
        </w:rPr>
        <w:t>se</w:t>
      </w:r>
      <w:r w:rsidR="00B06370">
        <w:rPr>
          <w:rFonts w:ascii="Arial" w:eastAsia="Arial" w:hAnsi="Arial" w:cs="Arial"/>
        </w:rPr>
        <w:t xml:space="preserve"> results extend </w:t>
      </w:r>
      <w:r>
        <w:rPr>
          <w:rFonts w:ascii="Arial" w:eastAsia="Arial" w:hAnsi="Arial" w:cs="Arial"/>
        </w:rPr>
        <w:t xml:space="preserve">a </w:t>
      </w:r>
      <w:r w:rsidR="00B06370">
        <w:rPr>
          <w:rFonts w:ascii="Arial" w:eastAsia="Arial" w:hAnsi="Arial" w:cs="Arial"/>
        </w:rPr>
        <w:t xml:space="preserve">conceptual framework </w:t>
      </w:r>
      <w:r>
        <w:rPr>
          <w:rFonts w:ascii="Arial" w:eastAsia="Arial" w:hAnsi="Arial" w:cs="Arial"/>
        </w:rPr>
        <w:t>of engram-like representations</w:t>
      </w:r>
      <w:r w:rsidR="00B06370">
        <w:rPr>
          <w:rFonts w:ascii="Arial" w:eastAsia="Arial" w:hAnsi="Arial" w:cs="Arial"/>
        </w:rPr>
        <w:t xml:space="preserve">, </w:t>
      </w:r>
      <w:r>
        <w:rPr>
          <w:rFonts w:ascii="Arial" w:eastAsia="Arial" w:hAnsi="Arial" w:cs="Arial"/>
        </w:rPr>
        <w:t xml:space="preserve">and </w:t>
      </w:r>
      <w:r w:rsidR="00E17043">
        <w:rPr>
          <w:rFonts w:ascii="Arial" w:eastAsia="Arial" w:hAnsi="Arial" w:cs="Arial"/>
        </w:rPr>
        <w:t xml:space="preserve">more broadly </w:t>
      </w:r>
      <w:r w:rsidR="000731B9">
        <w:rPr>
          <w:rFonts w:ascii="Arial" w:eastAsia="Arial" w:hAnsi="Arial" w:cs="Arial"/>
        </w:rPr>
        <w:t>bolster</w:t>
      </w:r>
      <w:del w:id="405" w:author="gus hennings" w:date="2021-10-20T17:22:00Z">
        <w:r w:rsidR="000731B9" w:rsidDel="00EA31D7">
          <w:rPr>
            <w:rFonts w:ascii="Arial" w:eastAsia="Arial" w:hAnsi="Arial" w:cs="Arial"/>
          </w:rPr>
          <w:delText>s</w:delText>
        </w:r>
      </w:del>
      <w:r>
        <w:rPr>
          <w:rFonts w:ascii="Arial" w:eastAsia="Arial" w:hAnsi="Arial" w:cs="Arial"/>
        </w:rPr>
        <w:t xml:space="preserve"> the use of multivariate pattern analyses to translate </w:t>
      </w:r>
      <w:r w:rsidR="00E17043">
        <w:rPr>
          <w:rFonts w:ascii="Arial" w:eastAsia="Arial" w:hAnsi="Arial" w:cs="Arial"/>
        </w:rPr>
        <w:t xml:space="preserve">cutting-edge advances </w:t>
      </w:r>
      <w:ins w:id="406" w:author="gus hennings" w:date="2021-10-20T17:22:00Z">
        <w:r w:rsidR="00EA31D7">
          <w:rPr>
            <w:rFonts w:ascii="Arial" w:eastAsia="Arial" w:hAnsi="Arial" w:cs="Arial"/>
          </w:rPr>
          <w:t xml:space="preserve">from </w:t>
        </w:r>
      </w:ins>
      <w:del w:id="407" w:author="gus hennings" w:date="2021-10-20T17:22:00Z">
        <w:r w:rsidR="00E17043" w:rsidDel="00EA31D7">
          <w:rPr>
            <w:rFonts w:ascii="Arial" w:eastAsia="Arial" w:hAnsi="Arial" w:cs="Arial"/>
          </w:rPr>
          <w:delText xml:space="preserve">in </w:delText>
        </w:r>
      </w:del>
      <w:r w:rsidR="00E17043">
        <w:rPr>
          <w:rFonts w:ascii="Arial" w:eastAsia="Arial" w:hAnsi="Arial" w:cs="Arial"/>
        </w:rPr>
        <w:t>the</w:t>
      </w:r>
      <w:r>
        <w:rPr>
          <w:rFonts w:ascii="Arial" w:eastAsia="Arial" w:hAnsi="Arial" w:cs="Arial"/>
        </w:rPr>
        <w:t xml:space="preserve"> neurobiology of fear and extinction to humans</w:t>
      </w:r>
      <w:r w:rsidR="00683C7F">
        <w:rPr>
          <w:rFonts w:ascii="Arial" w:eastAsia="Arial" w:hAnsi="Arial" w:cs="Arial"/>
        </w:rPr>
        <w:t xml:space="preserve"> </w:t>
      </w:r>
      <w:r w:rsidR="00683C7F">
        <w:rPr>
          <w:rFonts w:ascii="Arial" w:eastAsia="Arial" w:hAnsi="Arial" w:cs="Arial"/>
        </w:rPr>
        <w:fldChar w:fldCharType="begin"/>
      </w:r>
      <w:r w:rsidR="00BA52D4">
        <w:rPr>
          <w:rFonts w:ascii="Arial" w:eastAsia="Arial" w:hAnsi="Arial" w:cs="Arial"/>
        </w:rPr>
        <w:instrText xml:space="preserve"> ADDIN ZOTERO_ITEM CSL_CITATION {"citationID":"1mJcIF0S","properties":{"formattedCitation":"\\super 42,73\\uc0\\u8211{}75\\nosupersub{}","plainCitation":"42,73–75","noteIndex":0},"citationItems":[{"id":825,"uris":["http://zotero.org/users/7734491/items/RY6S3J8D"],"uri":["http://zotero.org/users/7734491/items/RY6S3J8D"],"itemData":{"id":825,"type":"article-journal","abstract":"Pavlovian fear conditioning is highly conserved across species, providing a powerful model of aversive learning. In rodents, fear memory is stored and reactivated under the influence of the amygdala. There is no evidence for an equivalent mechanism in primates, and an opposite mechanism is proposed whereby primate amygdala contributes only to an initial phase of aversive learning, subsequently ceding fear memory to extra-amygdalar regions. Here, we reexamine this question by exploiting human high-resolution functional magnetic resonance imaging in conjunction with multivariate methods. By assuming a sparse neural coding, we show it is possible, at an individual subject level, to discriminate responses to conditioned (CS+ and CS-) stimuli in both basolateral and centro-cortical amygdala nuclei. The strength of this discrimination increased over time and was tightly coupled to the behavioral expression of fear, consistent with an expression of a stable fear memory trace. These data highlight that the human basolateral and centro-cortical amygdala support initial learning as well more enduring fear memory storage.Asparse neuronal representation for fear, here revealed by multivariate pattern classification, resolves why an enduring memory trace has proven elusive in previous human studies. © 2011 the authors.","container-title":"Journal of Neuroscience","DOI":"10.1523/JNEUROSCI.1524-11.2011","ISSN":"02706474","issue":"25","note":"PMID: 21697388\npublisher: Society for Neuroscience\nCitation Key: Bach2011","page":"9383-9389","title":"A stable sparse fear memory trace in human amygdala","URL":"http://www.ncbi.nlm.nih.gov/pubmed/21697388","volume":"31","author":[{"family":"Bach","given":"Dominik R."},{"family":"Weiskopf","given":"Nikolaus"},{"family":"Dolan","given":"Raymond J."}],"accessed":{"date-parts":[["2018",4,28]]},"issued":{"date-parts":[["2011",6,22]]}}},{"id":"c6rT5r4G/yhEXBF3H","uris":["http://zotero.org/users/7734491/items/PJY2V37L"],"uri":["http://zotero.org/users/7734491/items/PJY2V37L"],"itemData":{"id":1504,"type":"article-journal","abstract":"Extinction learning is a primary means by which conditioned associations to threats are controlled and is a model system for emotion dysregulation in anxiety disorders. Recent work has called for new approaches to track extinction-related changes in conditioned stimulus (CS) representations. We applied a multivariate analysis to previously -collected functional magnetic resonance imaging data on extinction learning, in which healthy young adult participants (N = 43; 21 males, 22 females) encountered dynamic snake and spider CSs while passively navigating 3D virtual environments. We used representational similarity analysis to compare voxel-wise activation t-statistic maps for the shock-reinforced CS (CS+) from the late phase of fear acquisition to the early and late phases of extinction learning within subjects. These patterns became more dissimilar from early to late extinction in a priori regions of interest: subgenual and dorsal anterior cingulate gyrus, amygdala and hippocampus. A whole-brain searchlight analysis revealed similar findings in the insula, mid-cingulate cortex, ventrolateral prefrontal cortex, somatosensory cortex, cerebellum, and visual cortex. High state anxiety attenuated extinction-related changes to the CS+ patterning in the amygdala, which suggests an enduring threat representation. None of these effects generalized to an unreinforced control cue, nor were they evident in traditional univariate analyses. Our approach extends previous neuroimaging work by emphasizing how evoked neural patterns change from late acquisition through phases of extinction learning, including those in brain regions not traditionally implicated in animal models. Finally, the findings provide additional support for a role of the amygdala in anxiety-related persistence of conditioned fears.","container-title":"Cognitive, Affective and Behavioral Neuroscience","DOI":"10.3758/s13415-020-00814-4","ISSN":"15307026","note":"Citation Key: Graner2020","title":"Extinction learning alters the neural representation of conditioned fear","URL":"https://doi.org/10.3758/s13415-020-00814-4","author":[{"family":"Graner","given":"John L"},{"family":"Stjepanović","given":"Daniel"},{"family":"LaBar","given":"Kevin S."}],"accessed":{"date-parts":[["2020",9,4]]},"issued":{"date-parts":[["2020"]]}}},{"id":1468,"uris":["http://zotero.org/users/7734491/items/BSX3UQSB"],"uri":["http://zotero.org/users/7734491/items/BSX3UQSB"],"itemData":{"id":1468,"type":"article-journal","abstract":"For episodic memories, reinstating the mental context of a past experience improves retrieval of memories formed during that experience. Does context reinstatement serve a similar role for implicit, associative memories such as fear and extinction? Here, we used a fear extinction paradigm to investigate whether the retrieval of extinction (safety) memories is associated with reactivation of the mental context from extinction memory formation. In a two-day Pavlovian conditioning, extinction, and renewal protocol, we collected functional MRI data while healthy adults and adults with PTSD symptoms learned that conditioned stimuli (CSs) signaled threat through association with an electrical shock. Following acquisition, conceptually related exemplars from the CS category no longer signaled threat (i.e., extinction). Critically, during extinction only, task-irrelevant stimuli were presented between each CS trial to serve as “context tags” for subsequent identification of the possible reinstatement of this extinction context during a test of fear renewal the next day. We found that healthy adults exhibited extinction context reinstatement, as measured via multivariate pattern analysis of fMRI data, in the medial temporal lobe that related to behavioral performance, such that greater reinstatement predicted CSs being rated as safe instead of threatening. Moreover, context reinstatement positively correlated with univariate activity in the ventromedial prefrontal cortex and hippocampus, regions which are thought to be important for extinction learning. These relationships were not observed in the PTSD symptom group. These findings provide new evidence of a contextual reinstatement mechanism that helps resolve competition between the retrieval of opposing associative memories of threat and safety in the healthy adult brain that is dysregulated in PTSD.","container-title":"Neuropsychologia","DOI":"10.1016/j.neuropsychologia.2020.107573","ISSN":"18733514","note":"PMID: 32735802","page":"107573","title":"Contextual reinstatement promotes extinction generalization in healthy adults but not PTSD","URL":"https://doi.org/10.1016/j.neuropsychologia.2020.107573","volume":"147","author":[{"family":"Hennings","given":"Augustin C"},{"family":"McClay","given":"Mason"},{"family":"Lewis-Peacock","given":"Jarrod A"},{"family":"Dunsmoor","given":"Joseph E."}],"accessed":{"date-parts":[["2020",10,27]]},"issued":{"date-parts":[["2020"]]}}},{"id":1051,"uris":["http://zotero.org/users/7734491/items/LYPAZWS5"],"uri":["http://zotero.org/users/7734491/items/LYPAZWS5"],"itemData":{"id":1051,"type":"article-journal","abstract":"Nature Neuroscience 16, 388 (2013). doi:10.1038/nn.3345","container-title":"Nature Neuroscience","DOI":"10.1038/nn.3345","ISSN":"10976256","issue":"4","note":"Citation Key: Visser2013","page":"388-390","title":"Neural pattern similarity predicts long-term fear memory","URL":"http://www.nature.com/","volume":"16","author":[{"family":"Visser","given":"Renée M."},{"family":"Scholte","given":"H. Steven"},{"family":"Beemsterboer","given":"Tinka"},{"family":"Kindt","given":"Merel"}],"accessed":{"date-parts":[["2019",3,12]]},"issued":{"date-parts":[["2013"]]}}}],"schema":"https://github.com/citation-style-language/schema/raw/master/csl-citation.json"} </w:instrText>
      </w:r>
      <w:r w:rsidR="00683C7F">
        <w:rPr>
          <w:rFonts w:ascii="Arial" w:eastAsia="Arial" w:hAnsi="Arial" w:cs="Arial"/>
        </w:rPr>
        <w:fldChar w:fldCharType="separate"/>
      </w:r>
      <w:r w:rsidR="00BA52D4" w:rsidRPr="00BA52D4">
        <w:rPr>
          <w:rFonts w:ascii="Arial" w:hAnsi="Arial" w:cs="Arial"/>
          <w:szCs w:val="24"/>
          <w:vertAlign w:val="superscript"/>
        </w:rPr>
        <w:t>42,73–75</w:t>
      </w:r>
      <w:r w:rsidR="00683C7F">
        <w:rPr>
          <w:rFonts w:ascii="Arial" w:eastAsia="Arial" w:hAnsi="Arial" w:cs="Arial"/>
        </w:rPr>
        <w:fldChar w:fldCharType="end"/>
      </w:r>
      <w:r w:rsidRPr="00254ABE">
        <w:rPr>
          <w:rFonts w:ascii="Arial" w:eastAsia="Arial" w:hAnsi="Arial" w:cs="Arial"/>
          <w:lang w:val="fr-FR"/>
        </w:rPr>
        <w:t>.</w:t>
      </w:r>
      <w:r w:rsidR="00F97813" w:rsidRPr="00254ABE">
        <w:rPr>
          <w:rFonts w:ascii="Arial" w:eastAsia="Arial" w:hAnsi="Arial" w:cs="Arial"/>
          <w:lang w:val="fr-FR"/>
        </w:rPr>
        <w:t xml:space="preserve"> </w:t>
      </w:r>
      <w:r w:rsidR="00F97813">
        <w:rPr>
          <w:rFonts w:ascii="Arial" w:eastAsia="Arial" w:hAnsi="Arial" w:cs="Arial"/>
        </w:rPr>
        <w:t xml:space="preserve">The hybrid episodic/conditioning design </w:t>
      </w:r>
      <w:del w:id="408" w:author="gus hennings" w:date="2021-10-20T17:23:00Z">
        <w:r w:rsidR="00F97813" w:rsidDel="00EA31D7">
          <w:rPr>
            <w:rFonts w:ascii="Arial" w:eastAsia="Arial" w:hAnsi="Arial" w:cs="Arial"/>
          </w:rPr>
          <w:delText xml:space="preserve">incorporated here </w:delText>
        </w:r>
      </w:del>
      <w:r w:rsidR="00B06370">
        <w:rPr>
          <w:rFonts w:ascii="Arial" w:eastAsia="Arial" w:hAnsi="Arial" w:cs="Arial"/>
        </w:rPr>
        <w:t>afford</w:t>
      </w:r>
      <w:r w:rsidR="00F97813">
        <w:rPr>
          <w:rFonts w:ascii="Arial" w:eastAsia="Arial" w:hAnsi="Arial" w:cs="Arial"/>
        </w:rPr>
        <w:t>ed</w:t>
      </w:r>
      <w:r w:rsidR="00B06370">
        <w:rPr>
          <w:rFonts w:ascii="Arial" w:eastAsia="Arial" w:hAnsi="Arial" w:cs="Arial"/>
        </w:rPr>
        <w:t xml:space="preserve"> </w:t>
      </w:r>
      <w:r w:rsidR="00F97813">
        <w:rPr>
          <w:rFonts w:ascii="Arial" w:eastAsia="Arial" w:hAnsi="Arial" w:cs="Arial"/>
        </w:rPr>
        <w:t xml:space="preserve">us </w:t>
      </w:r>
      <w:r w:rsidR="00B06370">
        <w:rPr>
          <w:rFonts w:ascii="Arial" w:eastAsia="Arial" w:hAnsi="Arial" w:cs="Arial"/>
        </w:rPr>
        <w:t xml:space="preserve">simultaneous access to </w:t>
      </w:r>
      <w:r w:rsidR="00F97813">
        <w:rPr>
          <w:rFonts w:ascii="Arial" w:eastAsia="Arial" w:hAnsi="Arial" w:cs="Arial"/>
        </w:rPr>
        <w:t>isolate</w:t>
      </w:r>
      <w:r w:rsidR="00B06370">
        <w:rPr>
          <w:rFonts w:ascii="Arial" w:eastAsia="Arial" w:hAnsi="Arial" w:cs="Arial"/>
        </w:rPr>
        <w:t xml:space="preserve"> memories that normally exert reciprocal inhibition during</w:t>
      </w:r>
      <w:del w:id="409" w:author="gus hennings" w:date="2021-10-20T17:23:00Z">
        <w:r w:rsidR="00B06370" w:rsidDel="00EA31D7">
          <w:rPr>
            <w:rFonts w:ascii="Arial" w:eastAsia="Arial" w:hAnsi="Arial" w:cs="Arial"/>
          </w:rPr>
          <w:delText xml:space="preserve"> </w:delText>
        </w:r>
        <w:r w:rsidR="00F97813" w:rsidDel="00EA31D7">
          <w:rPr>
            <w:rFonts w:ascii="Arial" w:eastAsia="Arial" w:hAnsi="Arial" w:cs="Arial"/>
          </w:rPr>
          <w:delText>a</w:delText>
        </w:r>
      </w:del>
      <w:r w:rsidR="00F97813">
        <w:rPr>
          <w:rFonts w:ascii="Arial" w:eastAsia="Arial" w:hAnsi="Arial" w:cs="Arial"/>
        </w:rPr>
        <w:t xml:space="preserve"> </w:t>
      </w:r>
      <w:r w:rsidR="00B06370">
        <w:rPr>
          <w:rFonts w:ascii="Arial" w:eastAsia="Arial" w:hAnsi="Arial" w:cs="Arial"/>
        </w:rPr>
        <w:t>traditional test</w:t>
      </w:r>
      <w:ins w:id="410" w:author="gus hennings" w:date="2021-10-20T17:23:00Z">
        <w:r w:rsidR="00EA31D7">
          <w:rPr>
            <w:rFonts w:ascii="Arial" w:eastAsia="Arial" w:hAnsi="Arial" w:cs="Arial"/>
          </w:rPr>
          <w:t>s</w:t>
        </w:r>
      </w:ins>
      <w:r w:rsidR="00B06370">
        <w:rPr>
          <w:rFonts w:ascii="Arial" w:eastAsia="Arial" w:hAnsi="Arial" w:cs="Arial"/>
        </w:rPr>
        <w:t xml:space="preserve"> </w:t>
      </w:r>
      <w:r w:rsidR="00F97813">
        <w:rPr>
          <w:rFonts w:ascii="Arial" w:eastAsia="Arial" w:hAnsi="Arial" w:cs="Arial"/>
        </w:rPr>
        <w:t xml:space="preserve">of an extinguished memory </w:t>
      </w:r>
      <w:r w:rsidR="00B06370">
        <w:rPr>
          <w:rFonts w:ascii="Arial" w:eastAsia="Arial" w:hAnsi="Arial" w:cs="Arial"/>
        </w:rPr>
        <w:t>(e.g., spontaneous recovery</w:t>
      </w:r>
      <w:del w:id="411" w:author="gus hennings" w:date="2021-10-20T17:23:00Z">
        <w:r w:rsidR="00F97813" w:rsidDel="00EA31D7">
          <w:rPr>
            <w:rFonts w:ascii="Arial" w:eastAsia="Arial" w:hAnsi="Arial" w:cs="Arial"/>
          </w:rPr>
          <w:delText xml:space="preserve"> or renewal test</w:delText>
        </w:r>
      </w:del>
      <w:r w:rsidR="00B06370">
        <w:rPr>
          <w:rFonts w:ascii="Arial" w:eastAsia="Arial" w:hAnsi="Arial" w:cs="Arial"/>
        </w:rPr>
        <w:t>).</w:t>
      </w:r>
      <w:r w:rsidR="00F97813">
        <w:rPr>
          <w:rFonts w:ascii="Arial" w:eastAsia="Arial" w:hAnsi="Arial" w:cs="Arial"/>
        </w:rPr>
        <w:t xml:space="preserve"> Selective</w:t>
      </w:r>
      <w:r w:rsidR="00B06370">
        <w:rPr>
          <w:rFonts w:ascii="Arial" w:eastAsia="Arial" w:hAnsi="Arial" w:cs="Arial"/>
        </w:rPr>
        <w:t xml:space="preserve"> neural reinstatement </w:t>
      </w:r>
      <w:r w:rsidR="00F97813">
        <w:rPr>
          <w:rFonts w:ascii="Arial" w:eastAsia="Arial" w:hAnsi="Arial" w:cs="Arial"/>
        </w:rPr>
        <w:t xml:space="preserve">of competing memories formed under different temporal contexts </w:t>
      </w:r>
      <w:r w:rsidR="00B06370">
        <w:rPr>
          <w:rFonts w:ascii="Arial" w:eastAsia="Arial" w:hAnsi="Arial" w:cs="Arial"/>
        </w:rPr>
        <w:t xml:space="preserve">is predicted by </w:t>
      </w:r>
      <w:r w:rsidR="00E17043">
        <w:rPr>
          <w:rFonts w:ascii="Arial" w:eastAsia="Arial" w:hAnsi="Arial" w:cs="Arial"/>
        </w:rPr>
        <w:t xml:space="preserve">the encoding-specificity principle </w:t>
      </w:r>
      <w:r w:rsidR="004B5333">
        <w:rPr>
          <w:rFonts w:ascii="Arial" w:eastAsia="Arial" w:hAnsi="Arial" w:cs="Arial"/>
        </w:rPr>
        <w:fldChar w:fldCharType="begin"/>
      </w:r>
      <w:r w:rsidR="00BA52D4">
        <w:rPr>
          <w:rFonts w:ascii="Arial" w:eastAsia="Arial" w:hAnsi="Arial" w:cs="Arial"/>
        </w:rPr>
        <w:instrText xml:space="preserve"> ADDIN ZOTERO_ITEM CSL_CITATION {"citationID":"bzOmuy18","properties":{"formattedCitation":"\\super 76\\nosupersub{}","plainCitation":"76","noteIndex":0},"citationItems":[{"id":994,"uris":["http://zotero.org/users/7734491/items/HCNWE952"],"uri":["http://zotero.org/users/7734491/items/HCNWE952"],"itemData":{"id":994,"type":"article-journal","abstract":"Recent changes in prctheorclical orientation toward problems of human memory have brought with them a concern with retrieval processes, and a number of early versions of theories of retrieval have been constructed. This paper describes and evaluates explanations offered by these theories to ac- count for the effect of extralist cuing, facilitation of recall of list items by non- list items. Experiments designed to test the currently most popular theory of retrieval, the generation-recognition theory, yielded results incompatible not only with generation-recognition models, but most other theories as well: under certain conditions subjects consistently failed to recognize many recallable list words. Several tentative explanations of this phenomenon of recognition failure were subsumed under the encoding specificity principle according to which the memory trace of an event and hence the properties of effective retrieval cue are determined by the specific encoding operations performed by the system on the input stimuli.","container-title":"Psychological Review","DOI":"10.1037/h0020071","ISSN":"0033295X","issue":"5","note":"Citation Key: Tulving1973","page":"352-373","title":"Encoding specificity and retrieval processes in episodic memory","URL":"http://content.apa.org/journals/rev/80/5/352","volume":"80","author":[{"family":"Tulving","given":"Endel"},{"family":"Thomson","given":"Donald M."}],"accessed":{"date-parts":[["2019",6,11]]},"issued":{"date-parts":[["1973"]]}}}],"schema":"https://github.com/citation-style-language/schema/raw/master/csl-citation.json"} </w:instrText>
      </w:r>
      <w:r w:rsidR="004B5333">
        <w:rPr>
          <w:rFonts w:ascii="Arial" w:eastAsia="Arial" w:hAnsi="Arial" w:cs="Arial"/>
        </w:rPr>
        <w:fldChar w:fldCharType="separate"/>
      </w:r>
      <w:r w:rsidR="00BA52D4" w:rsidRPr="00BA52D4">
        <w:rPr>
          <w:rFonts w:ascii="Arial" w:hAnsi="Arial" w:cs="Arial"/>
          <w:szCs w:val="24"/>
          <w:vertAlign w:val="superscript"/>
        </w:rPr>
        <w:t>76</w:t>
      </w:r>
      <w:r w:rsidR="004B5333">
        <w:rPr>
          <w:rFonts w:ascii="Arial" w:eastAsia="Arial" w:hAnsi="Arial" w:cs="Arial"/>
        </w:rPr>
        <w:fldChar w:fldCharType="end"/>
      </w:r>
      <w:r w:rsidR="004B5333">
        <w:rPr>
          <w:rFonts w:ascii="Arial" w:eastAsia="Arial" w:hAnsi="Arial" w:cs="Arial"/>
        </w:rPr>
        <w:t xml:space="preserve"> </w:t>
      </w:r>
      <w:r w:rsidR="00E17043">
        <w:rPr>
          <w:rFonts w:ascii="Arial" w:eastAsia="Arial" w:hAnsi="Arial" w:cs="Arial"/>
        </w:rPr>
        <w:t xml:space="preserve">and </w:t>
      </w:r>
      <w:r w:rsidR="00A46B21">
        <w:rPr>
          <w:rFonts w:ascii="Arial" w:eastAsia="Arial" w:hAnsi="Arial" w:cs="Arial"/>
        </w:rPr>
        <w:t xml:space="preserve">neural reinstatement of episodic </w:t>
      </w:r>
      <w:r w:rsidR="00A46B21">
        <w:rPr>
          <w:rFonts w:ascii="Arial" w:eastAsia="Arial" w:hAnsi="Arial" w:cs="Arial"/>
        </w:rPr>
        <w:lastRenderedPageBreak/>
        <w:t xml:space="preserve">memory in human neuroimaging </w:t>
      </w:r>
      <w:r w:rsidR="002D2E28">
        <w:rPr>
          <w:rFonts w:ascii="Arial" w:eastAsia="Arial" w:hAnsi="Arial" w:cs="Arial"/>
        </w:rPr>
        <w:fldChar w:fldCharType="begin"/>
      </w:r>
      <w:r w:rsidR="00C06015">
        <w:rPr>
          <w:rFonts w:ascii="Arial" w:eastAsia="Arial" w:hAnsi="Arial" w:cs="Arial"/>
        </w:rPr>
        <w:instrText xml:space="preserve"> ADDIN ZOTERO_ITEM CSL_CITATION {"citationID":"zn56680g","properties":{"formattedCitation":"\\super 34,35\\nosupersub{}","plainCitation":"34,35","noteIndex":0},"citationItems":[{"id":9,"uris":["http://zotero.org/users/7734491/items/D98ZDYGF"],"uri":["http://zotero.org/users/7734491/items/D98ZDYGF"],"itemData":{"id":9,"type":"article-journal","abstract":"Here we describe a functional magnetic resonance imaging study of humans engaged in memory search during a free recall task. Patterns of cortical activity associated with the study of three categories of pictures (faces, locations, and objects) were identified by a pattern-classification algorithm. The algorithm was used to track the reappearance of these activity patterns during the recall period. The reappearance of a given category's activity pattern correlates with verbal recalls made from that category and precedes the recall event by several seconds. This result is consistent with the hypothesis that category-specific activity is cueing the memory system to retrieve studied items.","container-title":"Science","DOI":"10.1126/science.1117645","ISSN":"00368075","issue":"5756","note":"PMID: 16373577\nCitation Key: Polyn2005\nISBN: 1095-9203 (Electronic)\\r0036-8075 (Linking)","page":"1963-1966","title":"Category-specific cortical activity precedes retrieval during memory search","URL":"http://www.sciencemag.org/cgi/doi/10.1126/science.1117645","volume":"310","author":[{"family":"Polyn","given":"Sean M."},{"family":"Natu","given":"Vaidehi S."},{"family":"Cohen","given":"Jonathan D."},{"family":"Norman","given":"Kenneth A."}],"issued":{"date-parts":[["2005"]]}}},{"id":379,"uris":["http://zotero.org/users/7734491/items/VQU6RK9M"],"uri":["http://zotero.org/users/7734491/items/VQU6RK9M"],"itemData":{"id":379,"type":"article-journal","abstract":"A fundamental principle in memory research is that memory is a function of the similarity between encoding and retrieval operations. Consistent with this principle, many neurobiological models of declarative memory assume that memory traces are stored in cortical regions, and the hippocampus facilitates the reactivation of these traces during retrieval. The present investigation tested the novel prediction that encoding-retrieval similarity can be observed and related to memory at the level of individual items. Multivariate representational similarity analysis was applied to functional magnetic resonance imaging data collected during encoding and retrieval of emotional and neutral scenes. Memory success tracked fluctuations in encoding-retrieval similarity across frontal and posterior cortices. Importantly, memory effects in posterior regions reflected increased similarity between item-specific representations during successful recognition. Mediation analyses revealed that the hippocampus mediated the link between cortical similarity and memory success, providing crucial evidence for hippocampal-cortical interactions during retrieval. Finally, because emotional arousal is known to modulate both perceptual and memory processes, similarity effects were compared for emotional and neutral scenes. Emotional arousal was associated with enhanced similarity between encoding and retrieval patterns. These findings speak to the promise of pattern similarity measures for evaluating memory representations and hippocampal-cortical interactions.","container-title":"Cerebral Cortex","DOI":"10.1093/cercor/bhs258","ISSN":"1460-2199","issue":"12","note":"PMID: 22967731\nCitation Key: Ritchey2013\nISBN: 1460-2199 (Electronic)\\r1047-3211 (Linking)","page":"2818-2828","title":"Neural Similarity Between Encoding and Retrieval is Related to Memory Via Hippocampal Interactions","URL":"https://academic.oup.com/cercor/article-lookup/doi/10.1093/cercor/bhs258","volume":"23","author":[{"family":"Ritchey","given":"Maureen"},{"family":"Wing","given":"Erik A."},{"family":"LaBar","given":"Kevin S."},{"family":"Cabeza","given":"Roberto"}],"accessed":{"date-parts":[["2017",11,27]]},"issued":{"date-parts":[["2013"]]}}}],"schema":"https://github.com/citation-style-language/schema/raw/master/csl-citation.json"} </w:instrText>
      </w:r>
      <w:r w:rsidR="002D2E28">
        <w:rPr>
          <w:rFonts w:ascii="Arial" w:eastAsia="Arial" w:hAnsi="Arial" w:cs="Arial"/>
        </w:rPr>
        <w:fldChar w:fldCharType="separate"/>
      </w:r>
      <w:r w:rsidR="00C06015" w:rsidRPr="00C06015">
        <w:rPr>
          <w:rFonts w:ascii="Arial" w:hAnsi="Arial" w:cs="Arial"/>
          <w:szCs w:val="24"/>
          <w:vertAlign w:val="superscript"/>
        </w:rPr>
        <w:t>34,35</w:t>
      </w:r>
      <w:r w:rsidR="002D2E28">
        <w:rPr>
          <w:rFonts w:ascii="Arial" w:eastAsia="Arial" w:hAnsi="Arial" w:cs="Arial"/>
        </w:rPr>
        <w:fldChar w:fldCharType="end"/>
      </w:r>
      <w:r w:rsidR="00A46B21">
        <w:rPr>
          <w:rFonts w:ascii="Arial" w:eastAsia="Arial" w:hAnsi="Arial" w:cs="Arial"/>
        </w:rPr>
        <w:t>, b</w:t>
      </w:r>
      <w:r w:rsidR="00B06370">
        <w:rPr>
          <w:rFonts w:ascii="Arial" w:eastAsia="Arial" w:hAnsi="Arial" w:cs="Arial"/>
        </w:rPr>
        <w:t>ut has not previously been shown</w:t>
      </w:r>
      <w:r w:rsidR="00F97813">
        <w:rPr>
          <w:rFonts w:ascii="Arial" w:eastAsia="Arial" w:hAnsi="Arial" w:cs="Arial"/>
        </w:rPr>
        <w:t xml:space="preserve"> for fear and extinction memory</w:t>
      </w:r>
      <w:r w:rsidR="00A46B21">
        <w:rPr>
          <w:rFonts w:ascii="Arial" w:eastAsia="Arial" w:hAnsi="Arial" w:cs="Arial"/>
        </w:rPr>
        <w:t xml:space="preserve"> in humans</w:t>
      </w:r>
      <w:r w:rsidR="00B06370">
        <w:rPr>
          <w:rFonts w:ascii="Arial" w:eastAsia="Arial" w:hAnsi="Arial" w:cs="Arial"/>
        </w:rPr>
        <w:t xml:space="preserve">. This design may be applied to future work in humans seeking to assess the efficacy of protocols that enhance extinction </w:t>
      </w:r>
      <w:r w:rsidR="002D2E28">
        <w:rPr>
          <w:rFonts w:ascii="Arial" w:eastAsia="Arial" w:hAnsi="Arial" w:cs="Arial"/>
        </w:rPr>
        <w:fldChar w:fldCharType="begin"/>
      </w:r>
      <w:r w:rsidR="00BA52D4">
        <w:rPr>
          <w:rFonts w:ascii="Arial" w:eastAsia="Arial" w:hAnsi="Arial" w:cs="Arial"/>
        </w:rPr>
        <w:instrText xml:space="preserve"> ADDIN ZOTERO_ITEM CSL_CITATION {"citationID":"dNpJn1dY","properties":{"formattedCitation":"\\super 77\\nosupersub{}","plainCitation":"77","noteIndex":0},"citationItems":[{"id":140,"uris":["http://zotero.org/users/7734491/items/58FG8G3J"],"uri":["http://zotero.org/users/7734491/items/58FG8G3J"],"itemData":{"id":140,"type":"article-journal","abstract":"Extinction serves as the leading theoretical framework and experimental model to describe how learned behaviors diminish through absence of anticipated reinforcement. In the past decade, extinction has moved beyond the realm of associative learning theory and behavioral experimentation in animals and has become a topic of considerable interest in the neuroscience of learning, memory, and emotion. Here, we review research and theories of extinction, both as a learning process and as a behavioral technique, and consider whether traditional understandings warrant a re-examination. We discuss the neurobiology, cognitive factors, and major computational theories, and revisit the predominant view that extinction results in new learning that interferes with expression of the original memory. Additionally, we reconsider the limitations of extinction as a technique to prevent the relapse of maladaptive behavior and discuss novel approaches, informed by contemporary theoretical advances, that augment traditional extinction methods to target and potentially alter maladaptive memories.","container-title":"Neuron","DOI":"10.1016/j.neuron.2015.09.028","ISSN":"10974199","issue":"1","note":"PMID: 26447572\narXiv: 15334406\nCitation Key: Phelps2015\npublisher-place: Department of Psychology and Center for Neural Sciences, New York University, New York, NY 10003, USA. Electronic address: joseph.dunsmoor@nyu.edu.\nISBN: 1097-4199 (Electronic)\\r0896-6273 (Linking)","page":"47-63","title":"Rethinking Extinction","URL":"http://linkinghub.elsevier.com/retrieve/pii/S089662731500817X","volume":"88","author":[{"family":"Dunsmoor","given":"Joseph E."},{"family":"Niv","given":"Yael"},{"family":"Daw","given":"Nathaniel"},{"family":"Phelps","given":"Elizabeth A."}],"issued":{"date-parts":[["2015",10,7]]}}}],"schema":"https://github.com/citation-style-language/schema/raw/master/csl-citation.json"} </w:instrText>
      </w:r>
      <w:r w:rsidR="002D2E28">
        <w:rPr>
          <w:rFonts w:ascii="Arial" w:eastAsia="Arial" w:hAnsi="Arial" w:cs="Arial"/>
        </w:rPr>
        <w:fldChar w:fldCharType="separate"/>
      </w:r>
      <w:r w:rsidR="00BA52D4" w:rsidRPr="00BA52D4">
        <w:rPr>
          <w:rFonts w:ascii="Arial" w:hAnsi="Arial" w:cs="Arial"/>
          <w:szCs w:val="24"/>
          <w:vertAlign w:val="superscript"/>
        </w:rPr>
        <w:t>77</w:t>
      </w:r>
      <w:r w:rsidR="002D2E28">
        <w:rPr>
          <w:rFonts w:ascii="Arial" w:eastAsia="Arial" w:hAnsi="Arial" w:cs="Arial"/>
        </w:rPr>
        <w:fldChar w:fldCharType="end"/>
      </w:r>
      <w:r w:rsidR="00B06370">
        <w:rPr>
          <w:rFonts w:ascii="Arial" w:eastAsia="Arial" w:hAnsi="Arial" w:cs="Arial"/>
        </w:rPr>
        <w:t xml:space="preserve"> or modify the underlying fear memory trace through reconsolidation updating </w:t>
      </w:r>
      <w:r w:rsidR="002D2E28">
        <w:rPr>
          <w:rFonts w:ascii="Arial" w:eastAsia="Arial" w:hAnsi="Arial" w:cs="Arial"/>
        </w:rPr>
        <w:fldChar w:fldCharType="begin"/>
      </w:r>
      <w:r w:rsidR="00BA52D4">
        <w:rPr>
          <w:rFonts w:ascii="Arial" w:eastAsia="Arial" w:hAnsi="Arial" w:cs="Arial"/>
        </w:rPr>
        <w:instrText xml:space="preserve"> ADDIN ZOTERO_ITEM CSL_CITATION {"citationID":"VKiPVJjc","properties":{"formattedCitation":"\\super 78\\nosupersub{}","plainCitation":"78","noteIndex":0},"citationItems":[{"id":1581,"uris":["http://zotero.org/users/7734491/items/LVY85C6P"],"uri":["http://zotero.org/users/7734491/items/LVY85C6P"],"itemData":{"id":1581,"type":"article-journal","container-title":"Nature Neuroscience","DOI":"10.1038/s41593-021-00825-5","ISSN":"1097-6256, 1546-1726","journalAbbreviation":"Nat Neurosci","language":"en","source":"DOI.org (Crossref)","title":"Covert capture and attenuation of a hippocampus-dependent fear memory","URL":"http://www.nature.com/articles/s41593-021-00825-5","author":[{"family":"Ressler","given":"Reed L."},{"family":"Goode","given":"Travis D."},{"family":"Kim","given":"Sohmee"},{"family":"Ramanathan","given":"Karthik R."},{"family":"Maren","given":"Stephen"}],"accessed":{"date-parts":[["2021",4,2]]},"issued":{"date-parts":[["2021",4,1]]}}}],"schema":"https://github.com/citation-style-language/schema/raw/master/csl-citation.json"} </w:instrText>
      </w:r>
      <w:r w:rsidR="002D2E28">
        <w:rPr>
          <w:rFonts w:ascii="Arial" w:eastAsia="Arial" w:hAnsi="Arial" w:cs="Arial"/>
        </w:rPr>
        <w:fldChar w:fldCharType="separate"/>
      </w:r>
      <w:r w:rsidR="00BA52D4" w:rsidRPr="00BA52D4">
        <w:rPr>
          <w:rFonts w:ascii="Arial" w:hAnsi="Arial" w:cs="Arial"/>
          <w:szCs w:val="24"/>
          <w:vertAlign w:val="superscript"/>
        </w:rPr>
        <w:t>78</w:t>
      </w:r>
      <w:r w:rsidR="002D2E28">
        <w:rPr>
          <w:rFonts w:ascii="Arial" w:eastAsia="Arial" w:hAnsi="Arial" w:cs="Arial"/>
        </w:rPr>
        <w:fldChar w:fldCharType="end"/>
      </w:r>
      <w:r w:rsidR="00B06370">
        <w:rPr>
          <w:rFonts w:ascii="Arial" w:eastAsia="Arial" w:hAnsi="Arial" w:cs="Arial"/>
        </w:rPr>
        <w:t>. A further possibility to extend this work is to target engagement of activity patterns unique to formation of an extinction memory in distributed networks through closed-loop decoded neurofeedback</w:t>
      </w:r>
      <w:r w:rsidR="002D2E28">
        <w:rPr>
          <w:rFonts w:ascii="Arial" w:eastAsia="Arial" w:hAnsi="Arial" w:cs="Arial"/>
        </w:rPr>
        <w:t xml:space="preserve"> </w:t>
      </w:r>
      <w:r w:rsidR="002D2E28">
        <w:rPr>
          <w:rFonts w:ascii="Arial" w:eastAsia="Arial" w:hAnsi="Arial" w:cs="Arial"/>
        </w:rPr>
        <w:fldChar w:fldCharType="begin"/>
      </w:r>
      <w:r w:rsidR="00BA52D4">
        <w:rPr>
          <w:rFonts w:ascii="Arial" w:eastAsia="Arial" w:hAnsi="Arial" w:cs="Arial"/>
        </w:rPr>
        <w:instrText xml:space="preserve"> ADDIN ZOTERO_ITEM CSL_CITATION {"citationID":"HbXcMvV6","properties":{"formattedCitation":"\\super 79,80\\nosupersub{}","plainCitation":"79,80","noteIndex":0},"citationItems":[{"id":989,"uris":["http://zotero.org/users/7734491/items/IVPK9KX9"],"uri":["http://zotero.org/users/7734491/items/IVPK9KX9"],"itemData":{"id":989,"type":"article-journal","abstract":"Can “hardwired” physiological fear responses (e.g., for spiders and snakes) be reprogramed unconsciously in the human brain? Currently, exposure therapy is among the most effective treatments for anxiety disorders, but this intervention is subjectively aversive to patients, causing many to drop out of treatment prematurely. Here we introduce a method to bypass the subjective unpleasantness in conscious exposure, by directly pairing monetary reward with unconscious occurrences of decoded representations of naturally feared animals in the brain. To decode physiological fear representations without triggering excessively aversive reactions, we capitalize on recent advancements in functional magnetic resonance imaging decoding techniques, and use a method called hyperalignment to infer the relevant representations of feared animals for a designated participant based on data from other “surrogate” participants. In this way, the procedure completely bypasses the need for a conscious encounter with feared animals. We demonstrate that our method can lead to reliable reductions in physiological fear responses, as measured by skin conductance as well as amygdala hemodynamic activity. Not only do these results raise the intriguing possibility that naturally occurring fear responses can be “reprogrammed” outside of conscious awareness, importantly, they also create the rare opportunity to rigorously test a psychological intervention of this nature in a double-blind, placebo-controlled fashion. This may pave the way for a new approach combining the appealing rationale and proven efficacy of conventional psychotherapy with the rigor and leverage of clinical neuroscience.","container-title":"Proceedings of the National Academy of Sciences","DOI":"10.1073/pnas.1721572115","ISSN":"0027-8424","issue":"13","note":"Citation Key: Taschereau-Dumouchel2018","page":"3470-3475","title":"Towards an unconscious neural reinforcement intervention for common fears","URL":"www.pnas.org/cgi/doi/10.1073/pnas.1721572115","volume":"115","author":[{"family":"Taschereau-Dumouchel","given":"Vincent"},{"family":"Cortese","given":"Aurelio"},{"family":"Chiba","given":"Toshinori"},{"family":"Knotts","given":"J. D."},{"family":"Kawato","given":"Mitsuo"},{"family":"Lau","given":"Hakwan"}],"accessed":{"date-parts":[["2019",6,24]]},"issued":{"date-parts":[["2018"]]}}},{"id":1761,"uris":["http://zotero.org/users/7734491/items/95SC8LFL"],"uri":["http://zotero.org/users/7734491/items/95SC8LFL"],"itemData":{"id":1761,"type":"article-journal","abstract":"Closed-loop neurofeedback has sparked great interest since its inception in the late 1960s. However, the field has historically faced various methodological challenges. Decoded fMRI neurofeedback may provide solutions to some of these problems. Notably, thanks to the recent advancements of machine learning approaches, it is now possible to target unconscious occurrences of specific multivoxel representations. In this tools of the trade paper, we discuss how to implement these interventions in rigorous double-blind placebo-controlled experiments. We aim to provide a step-by-step guide to address some of the most common methodological and analytical considerations. We also discuss tools that can be used to facilitate the implementation of new experiments. We hope that this will encourage more researchers to try out this powerful new intervention method.","container-title":"Social Cognitive and Affective Neuroscience","DOI":"10.1093/scan/nsaa063","ISSN":"1749-5016","issue":"nsaa063","journalAbbreviation":"Social Cognitive and Affective Neuroscience","source":"Silverchair","title":"Conducting decoded neurofeedback studies","URL":"https://doi.org/10.1093/scan/nsaa063","author":[{"family":"Taschereau-Dumouchel","given":"Vincent"},{"family":"Cortese","given":"Aurelio"},{"family":"Lau","given":"Hakwan"},{"family":"Kawato","given":"Mitsuo"}],"accessed":{"date-parts":[["2021",4,19]]},"issued":{"date-parts":[["2020",5,5]]}}}],"schema":"https://github.com/citation-style-language/schema/raw/master/csl-citation.json"} </w:instrText>
      </w:r>
      <w:r w:rsidR="002D2E28">
        <w:rPr>
          <w:rFonts w:ascii="Arial" w:eastAsia="Arial" w:hAnsi="Arial" w:cs="Arial"/>
        </w:rPr>
        <w:fldChar w:fldCharType="separate"/>
      </w:r>
      <w:r w:rsidR="00BA52D4" w:rsidRPr="00BA52D4">
        <w:rPr>
          <w:rFonts w:ascii="Arial" w:hAnsi="Arial" w:cs="Arial"/>
          <w:szCs w:val="24"/>
          <w:vertAlign w:val="superscript"/>
        </w:rPr>
        <w:t>79,80</w:t>
      </w:r>
      <w:r w:rsidR="002D2E28">
        <w:rPr>
          <w:rFonts w:ascii="Arial" w:eastAsia="Arial" w:hAnsi="Arial" w:cs="Arial"/>
        </w:rPr>
        <w:fldChar w:fldCharType="end"/>
      </w:r>
      <w:r w:rsidR="00B06370">
        <w:rPr>
          <w:rFonts w:ascii="Arial" w:eastAsia="Arial" w:hAnsi="Arial" w:cs="Arial"/>
        </w:rPr>
        <w:t xml:space="preserve"> to create an enduring memory of safety. In this way, more precise localization of </w:t>
      </w:r>
      <w:r w:rsidR="00742DBB">
        <w:rPr>
          <w:rFonts w:ascii="Arial" w:eastAsia="Arial" w:hAnsi="Arial" w:cs="Arial"/>
        </w:rPr>
        <w:t xml:space="preserve">networks involved in organizing fear and extinction memory could </w:t>
      </w:r>
      <w:r w:rsidR="00B06370">
        <w:rPr>
          <w:rFonts w:ascii="Arial" w:eastAsia="Arial" w:hAnsi="Arial" w:cs="Arial"/>
        </w:rPr>
        <w:t>ultimately lead to better treatments of psychiatric disorders like PTSD.</w:t>
      </w:r>
    </w:p>
    <w:p w14:paraId="076654A7" w14:textId="77777777" w:rsidR="00974B66" w:rsidRDefault="00974B66" w:rsidP="00974B66">
      <w:pPr>
        <w:spacing w:line="480" w:lineRule="auto"/>
        <w:jc w:val="both"/>
        <w:rPr>
          <w:rFonts w:ascii="Arial" w:eastAsia="Arial" w:hAnsi="Arial" w:cs="Arial"/>
        </w:rPr>
      </w:pPr>
      <w:r>
        <w:rPr>
          <w:rFonts w:ascii="Arial" w:eastAsia="Arial" w:hAnsi="Arial" w:cs="Arial"/>
          <w:b/>
          <w:bCs/>
        </w:rPr>
        <w:t>ACKNOWLEDGMENTS &amp; FUNDING</w:t>
      </w:r>
    </w:p>
    <w:p w14:paraId="1AA2388E" w14:textId="390BEB8C" w:rsidR="00974B66" w:rsidRPr="00974B66" w:rsidRDefault="00974B66" w:rsidP="00974B66">
      <w:pPr>
        <w:spacing w:line="480" w:lineRule="auto"/>
        <w:jc w:val="both"/>
        <w:rPr>
          <w:rFonts w:ascii="Arial" w:eastAsia="Arial" w:hAnsi="Arial" w:cs="Arial"/>
        </w:rPr>
      </w:pPr>
      <w:r w:rsidRPr="00974B66">
        <w:rPr>
          <w:rFonts w:ascii="Arial" w:eastAsia="Arial" w:hAnsi="Arial" w:cs="Arial"/>
        </w:rPr>
        <w:t xml:space="preserve">This work was supported by NIH grants F31MH124360 to A.C.H, </w:t>
      </w:r>
      <w:r w:rsidR="007C6ECD">
        <w:rPr>
          <w:rFonts w:ascii="Arial" w:eastAsia="Arial" w:hAnsi="Arial" w:cs="Arial"/>
        </w:rPr>
        <w:t>R01EY028746 to J.A.L.P., and</w:t>
      </w:r>
      <w:r>
        <w:rPr>
          <w:rFonts w:ascii="Arial" w:eastAsia="Arial" w:hAnsi="Arial" w:cs="Arial"/>
        </w:rPr>
        <w:t xml:space="preserve"> </w:t>
      </w:r>
      <w:r w:rsidR="009E4BC4">
        <w:rPr>
          <w:rFonts w:ascii="Arial" w:eastAsia="Arial" w:hAnsi="Arial" w:cs="Arial"/>
        </w:rPr>
        <w:t xml:space="preserve">R01MH122387 </w:t>
      </w:r>
      <w:r w:rsidR="007C6ECD">
        <w:rPr>
          <w:rFonts w:ascii="Arial" w:eastAsia="Arial" w:hAnsi="Arial" w:cs="Arial"/>
        </w:rPr>
        <w:t xml:space="preserve">and </w:t>
      </w:r>
      <w:r w:rsidRPr="00974B66">
        <w:rPr>
          <w:rFonts w:ascii="Arial" w:eastAsia="Arial" w:hAnsi="Arial" w:cs="Arial"/>
        </w:rPr>
        <w:t>R00MH106719 to J.E.D.</w:t>
      </w:r>
    </w:p>
    <w:p w14:paraId="13C2B5FC" w14:textId="77777777" w:rsidR="004D2579" w:rsidRDefault="004D2579" w:rsidP="004D2579">
      <w:pPr>
        <w:spacing w:line="480" w:lineRule="auto"/>
        <w:jc w:val="both"/>
        <w:rPr>
          <w:rFonts w:ascii="Arial" w:eastAsia="Arial" w:hAnsi="Arial" w:cs="Arial"/>
          <w:b/>
          <w:bCs/>
        </w:rPr>
      </w:pPr>
      <w:r>
        <w:rPr>
          <w:rFonts w:ascii="Arial" w:eastAsia="Arial" w:hAnsi="Arial" w:cs="Arial"/>
          <w:b/>
          <w:bCs/>
        </w:rPr>
        <w:t>AUTHOR CONTRIBUTIONS</w:t>
      </w:r>
    </w:p>
    <w:p w14:paraId="2FCC395F" w14:textId="2C193EE1" w:rsidR="004D2579" w:rsidRDefault="004D2579" w:rsidP="004D2579">
      <w:pPr>
        <w:spacing w:line="480" w:lineRule="auto"/>
        <w:jc w:val="both"/>
        <w:rPr>
          <w:rFonts w:ascii="Arial" w:eastAsia="Arial" w:hAnsi="Arial" w:cs="Arial"/>
        </w:rPr>
      </w:pPr>
      <w:r>
        <w:rPr>
          <w:rFonts w:ascii="Arial" w:eastAsia="Arial" w:hAnsi="Arial" w:cs="Arial"/>
        </w:rPr>
        <w:t xml:space="preserve">A.C.H., J.E.D, and J. A. L.P., conceived of and designed the fMRI experiment. A.C.H. and M. M. implemented the fMRI experiment and collected the data. A.C.H preprocessed and analyzed the </w:t>
      </w:r>
      <w:proofErr w:type="gramStart"/>
      <w:r>
        <w:rPr>
          <w:rFonts w:ascii="Arial" w:eastAsia="Arial" w:hAnsi="Arial" w:cs="Arial"/>
        </w:rPr>
        <w:t>data, and</w:t>
      </w:r>
      <w:proofErr w:type="gramEnd"/>
      <w:r>
        <w:rPr>
          <w:rFonts w:ascii="Arial" w:eastAsia="Arial" w:hAnsi="Arial" w:cs="Arial"/>
        </w:rPr>
        <w:t xml:space="preserve"> visualized results. A.C.H, J.E.D., and J.A.L.P. wrote the original draft of the manuscript. A.C.H, M.R.D., J.E.D., and J.A.L.P. reviewed and edited the final draft of the manuscript.</w:t>
      </w:r>
    </w:p>
    <w:p w14:paraId="75129B8E" w14:textId="7B545564" w:rsidR="00974B66" w:rsidRPr="00974B66" w:rsidRDefault="00974B66" w:rsidP="00974B66">
      <w:pPr>
        <w:rPr>
          <w:rFonts w:ascii="Arial" w:eastAsia="Arial" w:hAnsi="Arial" w:cs="Arial"/>
          <w:b/>
          <w:bCs/>
        </w:rPr>
      </w:pPr>
      <w:r>
        <w:rPr>
          <w:rFonts w:ascii="Arial" w:eastAsia="Arial" w:hAnsi="Arial" w:cs="Arial"/>
          <w:b/>
          <w:bCs/>
        </w:rPr>
        <w:t>DECLARATION OF INTERESTS</w:t>
      </w:r>
    </w:p>
    <w:p w14:paraId="1152CBFA" w14:textId="65E6967D" w:rsidR="00F722A1" w:rsidRPr="00974B66" w:rsidRDefault="00974B66" w:rsidP="00974B66">
      <w:pPr>
        <w:rPr>
          <w:rFonts w:ascii="Arial" w:eastAsia="Arial" w:hAnsi="Arial" w:cs="Arial"/>
        </w:rPr>
      </w:pPr>
      <w:r w:rsidRPr="00974B66">
        <w:rPr>
          <w:rFonts w:ascii="Arial" w:eastAsia="Arial" w:hAnsi="Arial" w:cs="Arial"/>
        </w:rPr>
        <w:t>The authors declare that they have no competing interests.</w:t>
      </w:r>
      <w:r w:rsidR="00F722A1" w:rsidRPr="00974B66">
        <w:rPr>
          <w:rFonts w:ascii="Arial" w:eastAsia="Arial" w:hAnsi="Arial" w:cs="Arial"/>
        </w:rPr>
        <w:br w:type="page"/>
      </w:r>
    </w:p>
    <w:p w14:paraId="143CBBE0" w14:textId="77777777" w:rsidR="00BA52D4" w:rsidRDefault="00BA52D4" w:rsidP="00BA52D4">
      <w:pPr>
        <w:spacing w:line="480" w:lineRule="auto"/>
        <w:jc w:val="both"/>
        <w:rPr>
          <w:ins w:id="412" w:author="gus hennings" w:date="2021-10-21T14:44:00Z"/>
          <w:rFonts w:ascii="Arial" w:eastAsia="Arial" w:hAnsi="Arial" w:cs="Arial"/>
        </w:rPr>
      </w:pPr>
      <w:ins w:id="413" w:author="gus hennings" w:date="2021-10-21T14:44:00Z">
        <w:r>
          <w:rPr>
            <w:rFonts w:ascii="Arial" w:eastAsia="Arial" w:hAnsi="Arial" w:cs="Arial"/>
            <w:b/>
            <w:bCs/>
          </w:rPr>
          <w:lastRenderedPageBreak/>
          <w:t>FIGURE LEGENDS</w:t>
        </w:r>
      </w:ins>
    </w:p>
    <w:p w14:paraId="79004CA7" w14:textId="77777777" w:rsidR="00BA52D4" w:rsidRDefault="00BA52D4" w:rsidP="00BA52D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ins w:id="414" w:author="gus hennings" w:date="2021-10-21T14:44:00Z"/>
          <w:rFonts w:ascii="Arial" w:eastAsia="Arial" w:hAnsi="Arial" w:cs="Arial"/>
          <w:color w:val="1D1C1D"/>
        </w:rPr>
      </w:pPr>
      <w:ins w:id="415" w:author="gus hennings" w:date="2021-10-21T14:44:00Z">
        <w:r>
          <w:rPr>
            <w:rFonts w:ascii="Arial" w:eastAsia="Arial" w:hAnsi="Arial" w:cs="Arial"/>
            <w:b/>
            <w:color w:val="000000"/>
          </w:rPr>
          <w:t xml:space="preserve">Figure 1. </w:t>
        </w:r>
        <w:r>
          <w:rPr>
            <w:rFonts w:ascii="Arial" w:eastAsia="Arial" w:hAnsi="Arial" w:cs="Arial"/>
            <w:b/>
            <w:color w:val="1D1C1D"/>
          </w:rPr>
          <w:t>Divided organization of fear and extinction memories in the human brain</w:t>
        </w:r>
        <w:r>
          <w:rPr>
            <w:rFonts w:ascii="Arial" w:eastAsia="Arial" w:hAnsi="Arial" w:cs="Arial"/>
            <w:color w:val="1D1C1D"/>
          </w:rPr>
          <w:t xml:space="preserve">. </w:t>
        </w:r>
        <w:r>
          <w:rPr>
            <w:rFonts w:ascii="Arial" w:eastAsia="Arial" w:hAnsi="Arial" w:cs="Arial"/>
            <w:b/>
            <w:color w:val="1D1C1D"/>
          </w:rPr>
          <w:t>A</w:t>
        </w:r>
        <w:r>
          <w:rPr>
            <w:rFonts w:ascii="Arial" w:eastAsia="Arial" w:hAnsi="Arial" w:cs="Arial"/>
            <w:color w:val="1D1C1D"/>
          </w:rPr>
          <w:t xml:space="preserve">. </w:t>
        </w:r>
        <w:r>
          <w:rPr>
            <w:rFonts w:ascii="Arial" w:eastAsia="Arial" w:hAnsi="Arial" w:cs="Arial"/>
            <w:b/>
            <w:color w:val="1D1C1D"/>
          </w:rPr>
          <w:t>Schematic overview.</w:t>
        </w:r>
        <w:r>
          <w:rPr>
            <w:rFonts w:ascii="Arial" w:eastAsia="Arial" w:hAnsi="Arial" w:cs="Arial"/>
            <w:color w:val="1D1C1D"/>
          </w:rPr>
          <w:t xml:space="preserve"> People maintain competing representations of threat and safety for closely related stimuli, and often retrieve the appropriate association given the context. Disorganization between competing memories leads to maladaptive responses in harmless situations. </w:t>
        </w:r>
        <w:r>
          <w:rPr>
            <w:rFonts w:ascii="Arial" w:eastAsia="Arial" w:hAnsi="Arial" w:cs="Arial"/>
            <w:b/>
            <w:color w:val="1D1C1D"/>
          </w:rPr>
          <w:t>B. Simplified circuits diagrams</w:t>
        </w:r>
        <w:r>
          <w:rPr>
            <w:rFonts w:ascii="Arial" w:eastAsia="Arial" w:hAnsi="Arial" w:cs="Arial"/>
            <w:color w:val="1D1C1D"/>
          </w:rPr>
          <w:t xml:space="preserve"> of fear and extinction memory retrieval, highlighting the interactions between the MTL and mPFC. Parentheses indicate human homologues of rodent neural structures. </w:t>
        </w:r>
        <w:r>
          <w:rPr>
            <w:rFonts w:ascii="Arial" w:eastAsia="Arial" w:hAnsi="Arial" w:cs="Arial"/>
            <w:b/>
            <w:color w:val="1D1C1D"/>
          </w:rPr>
          <w:t>C.</w:t>
        </w:r>
        <w:r>
          <w:rPr>
            <w:rFonts w:ascii="Arial" w:eastAsia="Arial" w:hAnsi="Arial" w:cs="Arial"/>
            <w:color w:val="1D1C1D"/>
          </w:rPr>
          <w:t xml:space="preserve"> </w:t>
        </w:r>
        <w:r>
          <w:rPr>
            <w:rFonts w:ascii="Arial" w:eastAsia="Arial" w:hAnsi="Arial" w:cs="Arial"/>
            <w:b/>
            <w:color w:val="1D1C1D"/>
          </w:rPr>
          <w:t>Associative learning (Day 1).</w:t>
        </w:r>
        <w:r>
          <w:rPr>
            <w:rFonts w:ascii="Arial" w:eastAsia="Arial" w:hAnsi="Arial" w:cs="Arial"/>
            <w:color w:val="1D1C1D"/>
          </w:rPr>
          <w:t xml:space="preserve"> Semantic categories served as the CS+/-, each trial was a unique, non-repeating, category exemplar. </w:t>
        </w:r>
        <w:r>
          <w:rPr>
            <w:rFonts w:ascii="Arial" w:eastAsia="Arial" w:hAnsi="Arial" w:cs="Arial"/>
            <w:b/>
            <w:color w:val="1D1C1D"/>
          </w:rPr>
          <w:t>D. Encoding-retrieval similarity analysis.</w:t>
        </w:r>
        <w:r>
          <w:rPr>
            <w:rFonts w:ascii="Arial" w:eastAsia="Arial" w:hAnsi="Arial" w:cs="Arial"/>
            <w:color w:val="1D1C1D"/>
          </w:rPr>
          <w:t xml:space="preserve"> 24-hrs after learning, participants completed a surprise recognition memory test during fMRI. Neural reinstatement was measured by correlating encoding and retrieval patterns in a given ROI; </w:t>
        </w:r>
        <w:proofErr w:type="spellStart"/>
        <w:r>
          <w:rPr>
            <w:rFonts w:ascii="Arial" w:eastAsia="Arial" w:hAnsi="Arial" w:cs="Arial"/>
            <w:color w:val="1D1C1D"/>
          </w:rPr>
          <w:t>vHC</w:t>
        </w:r>
        <w:proofErr w:type="spellEnd"/>
        <w:r>
          <w:rPr>
            <w:rFonts w:ascii="Arial" w:eastAsia="Arial" w:hAnsi="Arial" w:cs="Arial"/>
            <w:color w:val="1D1C1D"/>
          </w:rPr>
          <w:t xml:space="preserve">: ventral hippocampus; </w:t>
        </w:r>
        <w:proofErr w:type="spellStart"/>
        <w:r>
          <w:rPr>
            <w:rFonts w:ascii="Arial" w:eastAsia="Arial" w:hAnsi="Arial" w:cs="Arial"/>
            <w:color w:val="1D1C1D"/>
          </w:rPr>
          <w:t>aHC</w:t>
        </w:r>
        <w:proofErr w:type="spellEnd"/>
        <w:r>
          <w:rPr>
            <w:rFonts w:ascii="Arial" w:eastAsia="Arial" w:hAnsi="Arial" w:cs="Arial"/>
            <w:color w:val="1D1C1D"/>
          </w:rPr>
          <w:t xml:space="preserve">: anterior hippocampus; BLA: basolateral amygdala; ITC: intercalated cells; </w:t>
        </w:r>
        <w:proofErr w:type="spellStart"/>
        <w:r>
          <w:rPr>
            <w:rFonts w:ascii="Arial" w:eastAsia="Arial" w:hAnsi="Arial" w:cs="Arial"/>
            <w:color w:val="1D1C1D"/>
          </w:rPr>
          <w:t>CeM</w:t>
        </w:r>
        <w:proofErr w:type="spellEnd"/>
        <w:r>
          <w:rPr>
            <w:rFonts w:ascii="Arial" w:eastAsia="Arial" w:hAnsi="Arial" w:cs="Arial"/>
            <w:color w:val="1D1C1D"/>
          </w:rPr>
          <w:t>: central nucleus of the amygdala.</w:t>
        </w:r>
      </w:ins>
    </w:p>
    <w:p w14:paraId="1B899011" w14:textId="77777777" w:rsidR="00BA52D4" w:rsidRDefault="00BA52D4" w:rsidP="00BA52D4">
      <w:pPr>
        <w:spacing w:line="240" w:lineRule="auto"/>
        <w:jc w:val="both"/>
        <w:rPr>
          <w:ins w:id="416" w:author="gus hennings" w:date="2021-10-21T14:44:00Z"/>
          <w:rFonts w:ascii="Arial" w:eastAsia="Arial" w:hAnsi="Arial" w:cs="Arial"/>
          <w:b/>
        </w:rPr>
      </w:pPr>
    </w:p>
    <w:p w14:paraId="07689726" w14:textId="77777777" w:rsidR="00BA52D4" w:rsidRPr="00671266" w:rsidRDefault="00BA52D4" w:rsidP="00BA52D4">
      <w:pPr>
        <w:spacing w:line="240" w:lineRule="auto"/>
        <w:jc w:val="both"/>
        <w:rPr>
          <w:ins w:id="417" w:author="gus hennings" w:date="2021-10-21T14:44:00Z"/>
          <w:rFonts w:ascii="Arial" w:eastAsia="Arial" w:hAnsi="Arial" w:cs="Arial"/>
        </w:rPr>
      </w:pPr>
      <w:ins w:id="418" w:author="gus hennings" w:date="2021-10-21T14:44:00Z">
        <w:r>
          <w:rPr>
            <w:rFonts w:ascii="Arial" w:eastAsia="Arial" w:hAnsi="Arial" w:cs="Arial"/>
            <w:b/>
          </w:rPr>
          <w:t xml:space="preserve">Figure 2. Dissociable reinstatement of emotional memories. </w:t>
        </w:r>
        <w:r>
          <w:rPr>
            <w:rFonts w:ascii="Arial" w:eastAsia="Arial" w:hAnsi="Arial" w:cs="Arial"/>
          </w:rPr>
          <w:t xml:space="preserve">Error bars indicate the 95% CI of the CS+ ‒ CS- difference. ***P &lt; 0.001, **P &lt; 0.01, *P &lt; 0.05, FDR corrected. </w:t>
        </w:r>
        <w:r>
          <w:rPr>
            <w:rFonts w:ascii="Arial" w:eastAsia="Arial" w:hAnsi="Arial" w:cs="Arial"/>
            <w:b/>
          </w:rPr>
          <w:t>A. Behavior.</w:t>
        </w:r>
        <w:r>
          <w:rPr>
            <w:rFonts w:ascii="Arial" w:eastAsia="Arial" w:hAnsi="Arial" w:cs="Arial"/>
            <w:bCs/>
          </w:rPr>
          <w:t xml:space="preserve"> </w:t>
        </w:r>
        <w:r>
          <w:rPr>
            <w:rFonts w:ascii="Arial" w:eastAsia="Arial" w:hAnsi="Arial" w:cs="Arial"/>
          </w:rPr>
          <w:t>SCR and shock expectancy from conditioning and extinction (split by half) on Day 1 are replicated from Hennings et al., 2020</w:t>
        </w:r>
        <w:r>
          <w:rPr>
            <w:rFonts w:ascii="Arial" w:eastAsia="Arial" w:hAnsi="Arial" w:cs="Arial"/>
          </w:rPr>
          <w:fldChar w:fldCharType="begin"/>
        </w:r>
        <w:r>
          <w:rPr>
            <w:rFonts w:ascii="Arial" w:eastAsia="Arial" w:hAnsi="Arial" w:cs="Arial"/>
          </w:rPr>
          <w:instrText xml:space="preserve"> ADDIN ZOTERO_ITEM CSL_CITATION {"citationID":"szt68AEm","properties":{"formattedCitation":"\\super 42\\nosupersub{}","plainCitation":"42","noteIndex":0},"citationItems":[{"id":1468,"uris":["http://zotero.org/users/7734491/items/BSX3UQSB"],"uri":["http://zotero.org/users/7734491/items/BSX3UQSB"],"itemData":{"id":1468,"type":"article-journal","abstract":"For episodic memories, reinstating the mental context of a past experience improves retrieval of memories formed during that experience. Does context reinstatement serve a similar role for implicit, associative memories such as fear and extinction? Here, we used a fear extinction paradigm to investigate whether the retrieval of extinction (safety) memories is associated with reactivation of the mental context from extinction memory formation. In a two-day Pavlovian conditioning, extinction, and renewal protocol, we collected functional MRI data while healthy adults and adults with PTSD symptoms learned that conditioned stimuli (CSs) signaled threat through association with an electrical shock. Following acquisition, conceptually related exemplars from the CS category no longer signaled threat (i.e., extinction). Critically, during extinction only, task-irrelevant stimuli were presented between each CS trial to serve as “context tags” for subsequent identification of the possible reinstatement of this extinction context during a test of fear renewal the next day. We found that healthy adults exhibited extinction context reinstatement, as measured via multivariate pattern analysis of fMRI data, in the medial temporal lobe that related to behavioral performance, such that greater reinstatement predicted CSs being rated as safe instead of threatening. Moreover, context reinstatement positively correlated with univariate activity in the ventromedial prefrontal cortex and hippocampus, regions which are thought to be important for extinction learning. These relationships were not observed in the PTSD symptom group. These findings provide new evidence of a contextual reinstatement mechanism that helps resolve competition between the retrieval of opposing associative memories of threat and safety in the healthy adult brain that is dysregulated in PTSD.","container-title":"Neuropsychologia","DOI":"10.1016/j.neuropsychologia.2020.107573","ISSN":"18733514","note":"PMID: 32735802","page":"107573","title":"Contextual reinstatement promotes extinction generalization in healthy adults but not PTSD","URL":"https://doi.org/10.1016/j.neuropsychologia.2020.107573","volume":"147","author":[{"family":"Hennings","given":"Augustin C"},{"family":"McClay","given":"Mason"},{"family":"Lewis-Peacock","given":"Jarrod A"},{"family":"Dunsmoor","given":"Joseph E."}],"accessed":{"date-parts":[["2020",10,27]]},"issued":{"date-parts":[["2020"]]}}}],"schema":"https://github.com/citation-style-language/schema/raw/master/csl-citation.json"} </w:instrText>
        </w:r>
        <w:r>
          <w:rPr>
            <w:rFonts w:ascii="Arial" w:eastAsia="Arial" w:hAnsi="Arial" w:cs="Arial"/>
          </w:rPr>
          <w:fldChar w:fldCharType="separate"/>
        </w:r>
        <w:r w:rsidRPr="00EE6BDE">
          <w:rPr>
            <w:rFonts w:ascii="Arial" w:hAnsi="Arial" w:cs="Arial"/>
            <w:szCs w:val="24"/>
            <w:vertAlign w:val="superscript"/>
          </w:rPr>
          <w:t>42</w:t>
        </w:r>
        <w:r>
          <w:rPr>
            <w:rFonts w:ascii="Arial" w:eastAsia="Arial" w:hAnsi="Arial" w:cs="Arial"/>
          </w:rPr>
          <w:fldChar w:fldCharType="end"/>
        </w:r>
        <w:r>
          <w:rPr>
            <w:rFonts w:ascii="Arial" w:eastAsia="Arial" w:hAnsi="Arial" w:cs="Arial"/>
          </w:rPr>
          <w:t xml:space="preserve">. 24hr delayed recognition memory hit rates are also shown. Critically, no group behavioral differences were observed for Day 1 associative learning or 24hr recognition memory. </w:t>
        </w:r>
        <w:r>
          <w:rPr>
            <w:rFonts w:ascii="Arial" w:eastAsia="Arial" w:hAnsi="Arial" w:cs="Arial"/>
            <w:b/>
          </w:rPr>
          <w:t xml:space="preserve">B. Reinstatement in </w:t>
        </w:r>
        <w:r>
          <w:rPr>
            <w:rFonts w:ascii="Arial" w:eastAsia="Arial" w:hAnsi="Arial" w:cs="Arial"/>
            <w:b/>
            <w:i/>
          </w:rPr>
          <w:t>a priori</w:t>
        </w:r>
        <w:r>
          <w:rPr>
            <w:rFonts w:ascii="Arial" w:eastAsia="Arial" w:hAnsi="Arial" w:cs="Arial"/>
            <w:b/>
          </w:rPr>
          <w:t xml:space="preserve"> ROIs.</w:t>
        </w:r>
        <w:r>
          <w:rPr>
            <w:rFonts w:ascii="Arial" w:eastAsia="Arial" w:hAnsi="Arial" w:cs="Arial"/>
          </w:rPr>
          <w:t xml:space="preserve"> </w:t>
        </w:r>
        <w:r>
          <w:rPr>
            <w:rFonts w:ascii="Arial" w:eastAsia="Arial" w:hAnsi="Arial" w:cs="Arial"/>
            <w:i/>
          </w:rPr>
          <w:t>Top.</w:t>
        </w:r>
        <w:r>
          <w:rPr>
            <w:rFonts w:ascii="Arial" w:eastAsia="Arial" w:hAnsi="Arial" w:cs="Arial"/>
          </w:rPr>
          <w:t xml:space="preserve"> Healthy adults exhibited a significant double dissociation of emotional memory reinstatement in the mPFC, </w:t>
        </w:r>
        <w:r>
          <w:rPr>
            <w:rFonts w:ascii="Arial" w:eastAsia="Arial" w:hAnsi="Arial" w:cs="Arial"/>
            <w:i/>
          </w:rPr>
          <w:t>Bottom</w:t>
        </w:r>
        <w:r>
          <w:rPr>
            <w:rFonts w:ascii="Arial" w:eastAsia="Arial" w:hAnsi="Arial" w:cs="Arial"/>
          </w:rPr>
          <w:t xml:space="preserve">. In PTSS, the dACC displayed significant emotional memory reinstatement for both conditioning and extinction, revealing a misallocation of extinction memories. </w:t>
        </w:r>
        <w:r>
          <w:rPr>
            <w:rFonts w:ascii="Arial" w:eastAsia="Arial" w:hAnsi="Arial" w:cs="Arial"/>
            <w:b/>
          </w:rPr>
          <w:t>C. Whole-brain analysis.</w:t>
        </w:r>
        <w:r>
          <w:rPr>
            <w:rFonts w:ascii="Arial" w:eastAsia="Arial" w:hAnsi="Arial" w:cs="Arial"/>
          </w:rPr>
          <w:t xml:space="preserve"> A whole-brain searchlight calculated reinstatement around each voxel. Medial and lateral views of the inflated left hemisphere are shown; results were qualitatively similar across hemispheres. Heatmaps show average emotional reinstatement for conditioning (red) and extinction (blue), threshold at P &lt; 0.001 one-sided for CS+ &gt; CS- with a cluster-wise threshold of P &lt; 0.05. The centers of </w:t>
        </w:r>
        <w:r w:rsidRPr="00F74E7B">
          <w:rPr>
            <w:rFonts w:ascii="Arial" w:eastAsia="Arial" w:hAnsi="Arial" w:cs="Arial"/>
            <w:i/>
            <w:iCs/>
          </w:rPr>
          <w:t>a priori</w:t>
        </w:r>
        <w:r>
          <w:rPr>
            <w:rFonts w:ascii="Arial" w:eastAsia="Arial" w:hAnsi="Arial" w:cs="Arial"/>
          </w:rPr>
          <w:t xml:space="preserve"> ROIs are marked on the cortical surface for the dACC (black) and vmPFC (white).</w:t>
        </w:r>
      </w:ins>
    </w:p>
    <w:p w14:paraId="527B3E68" w14:textId="77777777" w:rsidR="00BA52D4" w:rsidRDefault="00BA52D4" w:rsidP="00BA52D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ins w:id="419" w:author="gus hennings" w:date="2021-10-21T14:44:00Z"/>
          <w:rFonts w:ascii="Arial" w:eastAsia="Arial" w:hAnsi="Arial" w:cs="Arial"/>
          <w:color w:val="1D1C1D"/>
        </w:rPr>
      </w:pPr>
    </w:p>
    <w:p w14:paraId="5D15FF0F" w14:textId="77777777" w:rsidR="00BA52D4" w:rsidRDefault="00BA52D4" w:rsidP="00BA52D4">
      <w:pPr>
        <w:spacing w:line="240" w:lineRule="auto"/>
        <w:jc w:val="both"/>
        <w:rPr>
          <w:ins w:id="420" w:author="gus hennings" w:date="2021-10-21T14:44:00Z"/>
          <w:rFonts w:ascii="Arial" w:eastAsia="Arial" w:hAnsi="Arial" w:cs="Arial"/>
        </w:rPr>
      </w:pPr>
      <w:ins w:id="421" w:author="gus hennings" w:date="2021-10-21T14:44:00Z">
        <w:r>
          <w:rPr>
            <w:rFonts w:ascii="Arial" w:eastAsia="Arial" w:hAnsi="Arial" w:cs="Arial"/>
            <w:b/>
          </w:rPr>
          <w:t xml:space="preserve">Figure 3. Reinstatement of emotional memories along the long axis of the hippocampus. </w:t>
        </w:r>
        <w:r>
          <w:rPr>
            <w:rFonts w:ascii="Arial" w:eastAsia="Arial" w:hAnsi="Arial" w:cs="Arial"/>
          </w:rPr>
          <w:t>Reinstatement was collapsed across CS+/- by encoding context in hippocampal subfields.</w:t>
        </w:r>
        <w:r>
          <w:rPr>
            <w:rFonts w:ascii="Arial" w:eastAsia="Arial" w:hAnsi="Arial" w:cs="Arial"/>
            <w:i/>
          </w:rPr>
          <w:t xml:space="preserve"> </w:t>
        </w:r>
        <w:r>
          <w:rPr>
            <w:rFonts w:ascii="Arial" w:eastAsia="Arial" w:hAnsi="Arial" w:cs="Arial"/>
          </w:rPr>
          <w:t xml:space="preserve">Error bars indicate 95% CI of marginal means. Phase-specific reinstatement was observed in the </w:t>
        </w:r>
        <w:proofErr w:type="spellStart"/>
        <w:r>
          <w:rPr>
            <w:rFonts w:ascii="Arial" w:eastAsia="Arial" w:hAnsi="Arial" w:cs="Arial"/>
          </w:rPr>
          <w:t>pHC</w:t>
        </w:r>
        <w:proofErr w:type="spellEnd"/>
        <w:r>
          <w:rPr>
            <w:rFonts w:ascii="Arial" w:eastAsia="Arial" w:hAnsi="Arial" w:cs="Arial"/>
          </w:rPr>
          <w:t xml:space="preserve"> and </w:t>
        </w:r>
        <w:proofErr w:type="spellStart"/>
        <w:r>
          <w:rPr>
            <w:rFonts w:ascii="Arial" w:eastAsia="Arial" w:hAnsi="Arial" w:cs="Arial"/>
          </w:rPr>
          <w:t>aHC</w:t>
        </w:r>
        <w:proofErr w:type="spellEnd"/>
        <w:r>
          <w:rPr>
            <w:rFonts w:ascii="Arial" w:eastAsia="Arial" w:hAnsi="Arial" w:cs="Arial"/>
          </w:rPr>
          <w:t xml:space="preserve">, but not the body of the hippocampus (data not shown). ***P &lt; 0.001, *P &lt; 0.05 FDR corrected. </w:t>
        </w:r>
        <w:r>
          <w:rPr>
            <w:rFonts w:ascii="Arial" w:eastAsia="Arial" w:hAnsi="Arial" w:cs="Arial"/>
            <w:i/>
          </w:rPr>
          <w:t>Top.</w:t>
        </w:r>
        <w:r>
          <w:rPr>
            <w:rFonts w:ascii="Arial" w:eastAsia="Arial" w:hAnsi="Arial" w:cs="Arial"/>
          </w:rPr>
          <w:t xml:space="preserve"> Healthy adults exhibited a double dissociation of reinstatement. </w:t>
        </w:r>
        <w:r>
          <w:rPr>
            <w:rFonts w:ascii="Arial" w:eastAsia="Arial" w:hAnsi="Arial" w:cs="Arial"/>
            <w:i/>
          </w:rPr>
          <w:t>Bottom</w:t>
        </w:r>
        <w:r>
          <w:rPr>
            <w:rFonts w:ascii="Arial" w:eastAsia="Arial" w:hAnsi="Arial" w:cs="Arial"/>
          </w:rPr>
          <w:t xml:space="preserve">. In adults with PTSS, the </w:t>
        </w:r>
        <w:proofErr w:type="spellStart"/>
        <w:r>
          <w:rPr>
            <w:rFonts w:ascii="Arial" w:eastAsia="Arial" w:hAnsi="Arial" w:cs="Arial"/>
          </w:rPr>
          <w:t>pHC</w:t>
        </w:r>
        <w:proofErr w:type="spellEnd"/>
        <w:r>
          <w:rPr>
            <w:rFonts w:ascii="Arial" w:eastAsia="Arial" w:hAnsi="Arial" w:cs="Arial"/>
          </w:rPr>
          <w:t xml:space="preserve"> subfield exhibited more conditioning reinstatement than the </w:t>
        </w:r>
        <w:proofErr w:type="spellStart"/>
        <w:r>
          <w:rPr>
            <w:rFonts w:ascii="Arial" w:eastAsia="Arial" w:hAnsi="Arial" w:cs="Arial"/>
          </w:rPr>
          <w:t>aHC</w:t>
        </w:r>
        <w:proofErr w:type="spellEnd"/>
        <w:r>
          <w:rPr>
            <w:rFonts w:ascii="Arial" w:eastAsia="Arial" w:hAnsi="Arial" w:cs="Arial"/>
          </w:rPr>
          <w:t>.</w:t>
        </w:r>
      </w:ins>
    </w:p>
    <w:p w14:paraId="2FE6D624" w14:textId="77777777" w:rsidR="00BA52D4" w:rsidRDefault="00BA52D4" w:rsidP="00BA52D4">
      <w:pPr>
        <w:spacing w:line="240" w:lineRule="auto"/>
        <w:jc w:val="both"/>
        <w:rPr>
          <w:ins w:id="422" w:author="gus hennings" w:date="2021-10-21T14:44:00Z"/>
          <w:rFonts w:ascii="Arial" w:eastAsia="Arial" w:hAnsi="Arial" w:cs="Arial"/>
          <w:b/>
        </w:rPr>
      </w:pPr>
    </w:p>
    <w:p w14:paraId="45B1E7F0" w14:textId="77777777" w:rsidR="00BA52D4" w:rsidRDefault="00BA52D4" w:rsidP="00BA52D4">
      <w:pPr>
        <w:spacing w:line="240" w:lineRule="auto"/>
        <w:jc w:val="both"/>
        <w:rPr>
          <w:ins w:id="423" w:author="gus hennings" w:date="2021-10-21T14:44:00Z"/>
          <w:rFonts w:ascii="Arial" w:eastAsia="Arial" w:hAnsi="Arial" w:cs="Arial"/>
        </w:rPr>
      </w:pPr>
      <w:ins w:id="424" w:author="gus hennings" w:date="2021-10-21T14:44:00Z">
        <w:r>
          <w:rPr>
            <w:rFonts w:ascii="Arial" w:eastAsia="Arial" w:hAnsi="Arial" w:cs="Arial"/>
            <w:b/>
          </w:rPr>
          <w:t xml:space="preserve">Figure 4. MTL reinstatement predicts mPFC reinstatement location. </w:t>
        </w:r>
        <w:r>
          <w:rPr>
            <w:rFonts w:ascii="Arial" w:eastAsia="Arial" w:hAnsi="Arial" w:cs="Arial"/>
          </w:rPr>
          <w:t xml:space="preserve">For hippocampal and </w:t>
        </w:r>
        <w:proofErr w:type="spellStart"/>
        <w:r>
          <w:rPr>
            <w:rFonts w:ascii="Arial" w:eastAsia="Arial" w:hAnsi="Arial" w:cs="Arial"/>
          </w:rPr>
          <w:t>amygdalar</w:t>
        </w:r>
        <w:proofErr w:type="spellEnd"/>
        <w:r>
          <w:rPr>
            <w:rFonts w:ascii="Arial" w:eastAsia="Arial" w:hAnsi="Arial" w:cs="Arial"/>
          </w:rPr>
          <w:t xml:space="preserve"> ROIs, reinstatement was used to predict the vmPFC – dACC difference in reinstatement. </w:t>
        </w:r>
        <w:r w:rsidRPr="00B77529">
          <w:rPr>
            <w:rFonts w:ascii="Arial" w:eastAsia="Arial" w:hAnsi="Arial" w:cs="Arial"/>
            <w:i/>
            <w:iCs/>
          </w:rPr>
          <w:t>Left</w:t>
        </w:r>
        <w:r>
          <w:rPr>
            <w:rFonts w:ascii="Arial" w:eastAsia="Arial" w:hAnsi="Arial" w:cs="Arial"/>
            <w:i/>
            <w:iCs/>
          </w:rPr>
          <w:t xml:space="preserve">. </w:t>
        </w:r>
        <w:r>
          <w:rPr>
            <w:rFonts w:ascii="Arial" w:eastAsia="Arial" w:hAnsi="Arial" w:cs="Arial"/>
          </w:rPr>
          <w:t xml:space="preserve">Stylized representations of the MTL and mPFC are shown, with arrows indicating significant predictions. </w:t>
        </w:r>
        <w:r>
          <w:rPr>
            <w:rFonts w:ascii="Arial" w:eastAsia="Arial" w:hAnsi="Arial" w:cs="Arial"/>
            <w:i/>
            <w:iCs/>
          </w:rPr>
          <w:t xml:space="preserve">Right. </w:t>
        </w:r>
        <w:r>
          <w:rPr>
            <w:rFonts w:ascii="Arial" w:eastAsia="Arial" w:hAnsi="Arial" w:cs="Arial"/>
          </w:rPr>
          <w:t>Point estimates and 95% CI of slopes. ***P &lt; 0.001, **P &lt; 0.01, *P &lt; 0.05.</w:t>
        </w:r>
      </w:ins>
    </w:p>
    <w:p w14:paraId="22DC0734" w14:textId="77777777" w:rsidR="00BA52D4" w:rsidRDefault="00BA52D4" w:rsidP="00E72D99">
      <w:pPr>
        <w:rPr>
          <w:ins w:id="425" w:author="gus hennings" w:date="2021-10-21T14:44:00Z"/>
          <w:rFonts w:ascii="Arial" w:eastAsia="Arial" w:hAnsi="Arial" w:cs="Arial"/>
          <w:b/>
          <w:bCs/>
        </w:rPr>
      </w:pPr>
    </w:p>
    <w:p w14:paraId="6C9EF359" w14:textId="77777777" w:rsidR="00BA52D4" w:rsidRDefault="00BA52D4">
      <w:pPr>
        <w:rPr>
          <w:ins w:id="426" w:author="gus hennings" w:date="2021-10-21T14:44:00Z"/>
          <w:rFonts w:ascii="Arial" w:eastAsia="Arial" w:hAnsi="Arial" w:cs="Arial"/>
          <w:b/>
          <w:bCs/>
        </w:rPr>
      </w:pPr>
      <w:ins w:id="427" w:author="gus hennings" w:date="2021-10-21T14:44:00Z">
        <w:r>
          <w:rPr>
            <w:rFonts w:ascii="Arial" w:eastAsia="Arial" w:hAnsi="Arial" w:cs="Arial"/>
            <w:b/>
            <w:bCs/>
          </w:rPr>
          <w:br w:type="page"/>
        </w:r>
      </w:ins>
    </w:p>
    <w:p w14:paraId="395C8B76" w14:textId="624783FA" w:rsidR="000F625B" w:rsidRDefault="004D2579" w:rsidP="00E72D99">
      <w:pPr>
        <w:rPr>
          <w:rFonts w:ascii="Arial" w:eastAsia="Arial" w:hAnsi="Arial" w:cs="Arial"/>
          <w:b/>
          <w:bCs/>
        </w:rPr>
      </w:pPr>
      <w:r>
        <w:rPr>
          <w:rFonts w:ascii="Arial" w:eastAsia="Arial" w:hAnsi="Arial" w:cs="Arial"/>
          <w:b/>
          <w:bCs/>
        </w:rPr>
        <w:lastRenderedPageBreak/>
        <w:t>STAR METHODS</w:t>
      </w:r>
    </w:p>
    <w:p w14:paraId="55AB08A1" w14:textId="46A392C5" w:rsidR="00F722A1" w:rsidRDefault="006C2E64" w:rsidP="00F722A1">
      <w:pPr>
        <w:spacing w:line="480" w:lineRule="auto"/>
        <w:jc w:val="both"/>
        <w:rPr>
          <w:rFonts w:ascii="Arial" w:eastAsia="Arial" w:hAnsi="Arial" w:cs="Arial"/>
          <w:b/>
        </w:rPr>
      </w:pPr>
      <w:r>
        <w:rPr>
          <w:rFonts w:ascii="Arial" w:eastAsia="Arial" w:hAnsi="Arial" w:cs="Arial"/>
          <w:b/>
        </w:rPr>
        <w:t>RESOURCE AVAILABILITY</w:t>
      </w:r>
    </w:p>
    <w:p w14:paraId="426EF0C4" w14:textId="77777777" w:rsidR="006C2E64" w:rsidRDefault="006C2E64" w:rsidP="00F722A1">
      <w:pPr>
        <w:spacing w:line="480" w:lineRule="auto"/>
        <w:rPr>
          <w:rFonts w:ascii="Arial" w:eastAsia="Arial" w:hAnsi="Arial" w:cs="Arial"/>
          <w:bCs/>
          <w:i/>
          <w:iCs/>
        </w:rPr>
      </w:pPr>
      <w:r>
        <w:rPr>
          <w:rFonts w:ascii="Arial" w:eastAsia="Arial" w:hAnsi="Arial" w:cs="Arial"/>
          <w:b/>
        </w:rPr>
        <w:t>Lead contact</w:t>
      </w:r>
    </w:p>
    <w:p w14:paraId="18B31FE0" w14:textId="2C0E7A1A" w:rsidR="00F722A1" w:rsidRDefault="00F722A1" w:rsidP="006C2E64">
      <w:pPr>
        <w:spacing w:line="480" w:lineRule="auto"/>
        <w:ind w:firstLine="720"/>
        <w:rPr>
          <w:rFonts w:ascii="Arial" w:eastAsia="Arial" w:hAnsi="Arial" w:cs="Arial"/>
          <w:bCs/>
        </w:rPr>
      </w:pPr>
      <w:r w:rsidRPr="00F722A1">
        <w:rPr>
          <w:rFonts w:ascii="Arial" w:eastAsia="Arial" w:hAnsi="Arial" w:cs="Arial"/>
          <w:bCs/>
        </w:rPr>
        <w:t>Further information and requests for resources should be directed to and will be fulfilled</w:t>
      </w:r>
      <w:r>
        <w:rPr>
          <w:rFonts w:ascii="Arial" w:eastAsia="Arial" w:hAnsi="Arial" w:cs="Arial"/>
          <w:bCs/>
        </w:rPr>
        <w:t xml:space="preserve"> </w:t>
      </w:r>
      <w:r w:rsidRPr="00F722A1">
        <w:rPr>
          <w:rFonts w:ascii="Arial" w:eastAsia="Arial" w:hAnsi="Arial" w:cs="Arial"/>
          <w:bCs/>
        </w:rPr>
        <w:t xml:space="preserve">by the </w:t>
      </w:r>
      <w:r>
        <w:rPr>
          <w:rFonts w:ascii="Arial" w:eastAsia="Arial" w:hAnsi="Arial" w:cs="Arial"/>
          <w:bCs/>
        </w:rPr>
        <w:t>lead c</w:t>
      </w:r>
      <w:r w:rsidRPr="00F722A1">
        <w:rPr>
          <w:rFonts w:ascii="Arial" w:eastAsia="Arial" w:hAnsi="Arial" w:cs="Arial"/>
          <w:bCs/>
        </w:rPr>
        <w:t>ontact</w:t>
      </w:r>
      <w:r>
        <w:rPr>
          <w:rFonts w:ascii="Arial" w:eastAsia="Arial" w:hAnsi="Arial" w:cs="Arial"/>
          <w:bCs/>
        </w:rPr>
        <w:t xml:space="preserve"> </w:t>
      </w:r>
      <w:r w:rsidRPr="00F722A1">
        <w:rPr>
          <w:rFonts w:ascii="Arial" w:eastAsia="Arial" w:hAnsi="Arial" w:cs="Arial"/>
          <w:bCs/>
        </w:rPr>
        <w:t>Joseph E. Dunsmoor (joseph.dunsmoor@austin.utexas.edu).</w:t>
      </w:r>
    </w:p>
    <w:p w14:paraId="394135D2" w14:textId="3117CD7A" w:rsidR="006C2E64" w:rsidRPr="006C2E64" w:rsidRDefault="00F722A1" w:rsidP="00F722A1">
      <w:pPr>
        <w:spacing w:line="480" w:lineRule="auto"/>
        <w:jc w:val="both"/>
        <w:rPr>
          <w:rFonts w:ascii="Arial" w:eastAsia="Arial" w:hAnsi="Arial" w:cs="Arial"/>
          <w:b/>
        </w:rPr>
      </w:pPr>
      <w:r w:rsidRPr="006C2E64">
        <w:rPr>
          <w:rFonts w:ascii="Arial" w:eastAsia="Arial" w:hAnsi="Arial" w:cs="Arial"/>
          <w:b/>
        </w:rPr>
        <w:t>Materials Availability</w:t>
      </w:r>
    </w:p>
    <w:p w14:paraId="6F38CB87" w14:textId="29D05B09" w:rsidR="00F722A1" w:rsidRDefault="00F722A1" w:rsidP="006C2E64">
      <w:pPr>
        <w:spacing w:line="480" w:lineRule="auto"/>
        <w:ind w:firstLine="720"/>
        <w:jc w:val="both"/>
        <w:rPr>
          <w:rFonts w:ascii="Arial" w:eastAsia="Arial" w:hAnsi="Arial" w:cs="Arial"/>
          <w:bCs/>
        </w:rPr>
      </w:pPr>
      <w:r>
        <w:rPr>
          <w:rFonts w:ascii="Arial" w:eastAsia="Arial" w:hAnsi="Arial" w:cs="Arial"/>
          <w:bCs/>
        </w:rPr>
        <w:t>This study did not generate any unique reagents.</w:t>
      </w:r>
    </w:p>
    <w:p w14:paraId="18E6DBE7" w14:textId="16BFA865" w:rsidR="006C2E64" w:rsidRPr="006C2E64" w:rsidRDefault="00F722A1" w:rsidP="00F722A1">
      <w:pPr>
        <w:spacing w:line="480" w:lineRule="auto"/>
        <w:jc w:val="both"/>
        <w:rPr>
          <w:rFonts w:ascii="Arial" w:eastAsia="Arial" w:hAnsi="Arial" w:cs="Arial"/>
          <w:b/>
        </w:rPr>
      </w:pPr>
      <w:r w:rsidRPr="006C2E64">
        <w:rPr>
          <w:rFonts w:ascii="Arial" w:eastAsia="Arial" w:hAnsi="Arial" w:cs="Arial"/>
          <w:b/>
        </w:rPr>
        <w:t xml:space="preserve">Data and code availability </w:t>
      </w:r>
    </w:p>
    <w:p w14:paraId="163D1BFF" w14:textId="77777777" w:rsidR="00D45A67" w:rsidRDefault="00F722A1" w:rsidP="00D45A67">
      <w:pPr>
        <w:pStyle w:val="ListParagraph"/>
        <w:numPr>
          <w:ilvl w:val="0"/>
          <w:numId w:val="2"/>
        </w:numPr>
        <w:spacing w:line="480" w:lineRule="auto"/>
        <w:jc w:val="both"/>
        <w:rPr>
          <w:ins w:id="428" w:author="gus hennings" w:date="2021-10-21T14:49:00Z"/>
          <w:rFonts w:ascii="Arial" w:eastAsia="Arial" w:hAnsi="Arial" w:cs="Arial"/>
          <w:bCs/>
        </w:rPr>
      </w:pPr>
      <w:r w:rsidRPr="00D45A67">
        <w:rPr>
          <w:rFonts w:ascii="Arial" w:eastAsia="Arial" w:hAnsi="Arial" w:cs="Arial"/>
          <w:bCs/>
          <w:rPrChange w:id="429" w:author="gus hennings" w:date="2021-10-21T14:49:00Z">
            <w:rPr/>
          </w:rPrChange>
        </w:rPr>
        <w:t>All deidentified neuroimaging and behavioral data</w:t>
      </w:r>
      <w:ins w:id="430" w:author="gus hennings" w:date="2021-10-21T14:48:00Z">
        <w:r w:rsidR="00D45A67" w:rsidRPr="00D45A67">
          <w:rPr>
            <w:rFonts w:ascii="Arial" w:eastAsia="Arial" w:hAnsi="Arial" w:cs="Arial"/>
            <w:bCs/>
            <w:rPrChange w:id="431" w:author="gus hennings" w:date="2021-10-21T14:49:00Z">
              <w:rPr/>
            </w:rPrChange>
          </w:rPr>
          <w:t xml:space="preserve"> have been deposited at OSF and are publicly available as of the date of the publication. The DOI</w:t>
        </w:r>
      </w:ins>
      <w:del w:id="432" w:author="gus hennings" w:date="2021-10-21T14:48:00Z">
        <w:r w:rsidRPr="00D45A67" w:rsidDel="00D45A67">
          <w:rPr>
            <w:rFonts w:ascii="Arial" w:eastAsia="Arial" w:hAnsi="Arial" w:cs="Arial"/>
            <w:bCs/>
            <w:rPrChange w:id="433" w:author="gus hennings" w:date="2021-10-21T14:49:00Z">
              <w:rPr/>
            </w:rPrChange>
          </w:rPr>
          <w:delText>,</w:delText>
        </w:r>
      </w:del>
      <w:r w:rsidRPr="00D45A67">
        <w:rPr>
          <w:rFonts w:ascii="Arial" w:eastAsia="Arial" w:hAnsi="Arial" w:cs="Arial"/>
          <w:bCs/>
          <w:rPrChange w:id="434" w:author="gus hennings" w:date="2021-10-21T14:49:00Z">
            <w:rPr/>
          </w:rPrChange>
        </w:rPr>
        <w:t xml:space="preserve"> </w:t>
      </w:r>
      <w:ins w:id="435" w:author="gus hennings" w:date="2021-10-21T14:48:00Z">
        <w:r w:rsidR="00D45A67" w:rsidRPr="00D45A67">
          <w:rPr>
            <w:rFonts w:ascii="Arial" w:eastAsia="Arial" w:hAnsi="Arial" w:cs="Arial"/>
            <w:bCs/>
            <w:rPrChange w:id="436" w:author="gus hennings" w:date="2021-10-21T14:49:00Z">
              <w:rPr/>
            </w:rPrChange>
          </w:rPr>
          <w:t>is listed in the key resource table.</w:t>
        </w:r>
      </w:ins>
    </w:p>
    <w:p w14:paraId="58B1157B" w14:textId="77777777" w:rsidR="00D45A67" w:rsidRDefault="00F722A1" w:rsidP="00D45A67">
      <w:pPr>
        <w:pStyle w:val="ListParagraph"/>
        <w:numPr>
          <w:ilvl w:val="0"/>
          <w:numId w:val="2"/>
        </w:numPr>
        <w:spacing w:line="480" w:lineRule="auto"/>
        <w:jc w:val="both"/>
        <w:rPr>
          <w:ins w:id="437" w:author="gus hennings" w:date="2021-10-21T14:50:00Z"/>
          <w:rFonts w:ascii="Arial" w:eastAsia="Arial" w:hAnsi="Arial" w:cs="Arial"/>
          <w:bCs/>
        </w:rPr>
      </w:pPr>
      <w:del w:id="438" w:author="gus hennings" w:date="2021-10-21T14:49:00Z">
        <w:r w:rsidRPr="00D45A67" w:rsidDel="00D45A67">
          <w:rPr>
            <w:rFonts w:ascii="Arial" w:eastAsia="Arial" w:hAnsi="Arial" w:cs="Arial"/>
            <w:bCs/>
            <w:rPrChange w:id="439" w:author="gus hennings" w:date="2021-10-21T14:49:00Z">
              <w:rPr/>
            </w:rPrChange>
          </w:rPr>
          <w:delText xml:space="preserve">as well as </w:delText>
        </w:r>
      </w:del>
      <w:ins w:id="440" w:author="gus hennings" w:date="2021-10-21T14:49:00Z">
        <w:r w:rsidR="00D45A67">
          <w:rPr>
            <w:rFonts w:ascii="Arial" w:eastAsia="Arial" w:hAnsi="Arial" w:cs="Arial"/>
            <w:bCs/>
          </w:rPr>
          <w:t>A</w:t>
        </w:r>
      </w:ins>
      <w:del w:id="441" w:author="gus hennings" w:date="2021-10-21T14:49:00Z">
        <w:r w:rsidRPr="00D45A67" w:rsidDel="00D45A67">
          <w:rPr>
            <w:rFonts w:ascii="Arial" w:eastAsia="Arial" w:hAnsi="Arial" w:cs="Arial"/>
            <w:bCs/>
            <w:rPrChange w:id="442" w:author="gus hennings" w:date="2021-10-21T14:49:00Z">
              <w:rPr/>
            </w:rPrChange>
          </w:rPr>
          <w:delText>a</w:delText>
        </w:r>
      </w:del>
      <w:r w:rsidRPr="00D45A67">
        <w:rPr>
          <w:rFonts w:ascii="Arial" w:eastAsia="Arial" w:hAnsi="Arial" w:cs="Arial"/>
          <w:bCs/>
          <w:rPrChange w:id="443" w:author="gus hennings" w:date="2021-10-21T14:49:00Z">
            <w:rPr/>
          </w:rPrChange>
        </w:rPr>
        <w:t>ll custom python and R code used for analysis</w:t>
      </w:r>
      <w:ins w:id="444" w:author="gus hennings" w:date="2021-10-21T14:49:00Z">
        <w:r w:rsidR="00D45A67">
          <w:rPr>
            <w:rFonts w:ascii="Arial" w:eastAsia="Arial" w:hAnsi="Arial" w:cs="Arial"/>
            <w:bCs/>
          </w:rPr>
          <w:t xml:space="preserve"> has been deposited at OSF and is publicly available as of the date of publication. The DOI is listed in the key resources tab</w:t>
        </w:r>
      </w:ins>
      <w:ins w:id="445" w:author="gus hennings" w:date="2021-10-21T14:50:00Z">
        <w:r w:rsidR="00D45A67">
          <w:rPr>
            <w:rFonts w:ascii="Arial" w:eastAsia="Arial" w:hAnsi="Arial" w:cs="Arial"/>
            <w:bCs/>
          </w:rPr>
          <w:t>le.</w:t>
        </w:r>
      </w:ins>
    </w:p>
    <w:p w14:paraId="0151856D" w14:textId="1CDE6640" w:rsidR="00D45A67" w:rsidRDefault="00D45A67" w:rsidP="00D45A67">
      <w:pPr>
        <w:pStyle w:val="ListParagraph"/>
        <w:numPr>
          <w:ilvl w:val="0"/>
          <w:numId w:val="2"/>
        </w:numPr>
        <w:spacing w:line="480" w:lineRule="auto"/>
        <w:jc w:val="both"/>
        <w:rPr>
          <w:ins w:id="446" w:author="gus hennings" w:date="2021-10-21T14:50:00Z"/>
          <w:rFonts w:ascii="Arial" w:eastAsia="Arial" w:hAnsi="Arial" w:cs="Arial"/>
          <w:bCs/>
        </w:rPr>
      </w:pPr>
      <w:ins w:id="447" w:author="gus hennings" w:date="2021-10-21T14:50:00Z">
        <w:r>
          <w:rPr>
            <w:rFonts w:ascii="Arial" w:eastAsia="Arial" w:hAnsi="Arial" w:cs="Arial"/>
            <w:bCs/>
          </w:rPr>
          <w:t>Any additional information required to reanalyze the data reported in this paper is available from the lead contact upon request.</w:t>
        </w:r>
      </w:ins>
    </w:p>
    <w:p w14:paraId="1841F897" w14:textId="0CBDADA2" w:rsidR="00F722A1" w:rsidRPr="00D45A67" w:rsidRDefault="00F722A1" w:rsidP="00D45A67">
      <w:pPr>
        <w:spacing w:line="480" w:lineRule="auto"/>
        <w:ind w:left="720"/>
        <w:jc w:val="both"/>
        <w:rPr>
          <w:rFonts w:ascii="Arial" w:eastAsia="Arial" w:hAnsi="Arial" w:cs="Arial"/>
          <w:bCs/>
          <w:rPrChange w:id="448" w:author="gus hennings" w:date="2021-10-21T14:50:00Z">
            <w:rPr/>
          </w:rPrChange>
        </w:rPr>
        <w:pPrChange w:id="449" w:author="gus hennings" w:date="2021-10-21T14:50:00Z">
          <w:pPr>
            <w:spacing w:line="480" w:lineRule="auto"/>
            <w:ind w:firstLine="720"/>
            <w:jc w:val="both"/>
          </w:pPr>
        </w:pPrChange>
      </w:pPr>
      <w:del w:id="450" w:author="gus hennings" w:date="2021-10-21T14:49:00Z">
        <w:r w:rsidRPr="00D45A67" w:rsidDel="00D45A67">
          <w:rPr>
            <w:rFonts w:ascii="Arial" w:eastAsia="Arial" w:hAnsi="Arial" w:cs="Arial"/>
            <w:bCs/>
            <w:rPrChange w:id="451" w:author="gus hennings" w:date="2021-10-21T14:50:00Z">
              <w:rPr/>
            </w:rPrChange>
          </w:rPr>
          <w:delText>,</w:delText>
        </w:r>
      </w:del>
      <w:r w:rsidRPr="00D45A67">
        <w:rPr>
          <w:rFonts w:ascii="Arial" w:eastAsia="Arial" w:hAnsi="Arial" w:cs="Arial"/>
          <w:bCs/>
          <w:rPrChange w:id="452" w:author="gus hennings" w:date="2021-10-21T14:50:00Z">
            <w:rPr/>
          </w:rPrChange>
        </w:rPr>
        <w:t xml:space="preserve"> </w:t>
      </w:r>
      <w:del w:id="453" w:author="gus hennings" w:date="2021-10-21T14:50:00Z">
        <w:r w:rsidRPr="00D45A67" w:rsidDel="00D45A67">
          <w:rPr>
            <w:rFonts w:ascii="Arial" w:eastAsia="Arial" w:hAnsi="Arial" w:cs="Arial"/>
            <w:bCs/>
            <w:rPrChange w:id="454" w:author="gus hennings" w:date="2021-10-21T14:50:00Z">
              <w:rPr/>
            </w:rPrChange>
          </w:rPr>
          <w:delText xml:space="preserve">may be found online at </w:delText>
        </w:r>
      </w:del>
      <w:r w:rsidR="00E83EA7">
        <w:fldChar w:fldCharType="begin"/>
      </w:r>
      <w:r w:rsidR="00E83EA7">
        <w:instrText xml:space="preserve"> HYPERLINK "https://osf.io/qeg83/" </w:instrText>
      </w:r>
      <w:r w:rsidR="00E83EA7">
        <w:fldChar w:fldCharType="separate"/>
      </w:r>
      <w:r w:rsidRPr="00D45A67">
        <w:rPr>
          <w:rStyle w:val="Hyperlink"/>
          <w:rFonts w:ascii="Arial" w:eastAsia="Arial" w:hAnsi="Arial" w:cs="Arial"/>
          <w:bCs/>
          <w:rPrChange w:id="455" w:author="gus hennings" w:date="2021-10-21T14:50:00Z">
            <w:rPr>
              <w:rStyle w:val="Hyperlink"/>
              <w:rFonts w:ascii="Arial" w:eastAsia="Arial" w:hAnsi="Arial" w:cs="Arial"/>
              <w:bCs/>
            </w:rPr>
          </w:rPrChange>
        </w:rPr>
        <w:t>https://osf.io/qeg83/</w:t>
      </w:r>
      <w:r w:rsidR="00E83EA7" w:rsidRPr="00D45A67">
        <w:rPr>
          <w:rStyle w:val="Hyperlink"/>
          <w:rFonts w:ascii="Arial" w:eastAsia="Arial" w:hAnsi="Arial" w:cs="Arial"/>
          <w:bCs/>
          <w:rPrChange w:id="456" w:author="gus hennings" w:date="2021-10-21T14:50:00Z">
            <w:rPr>
              <w:rStyle w:val="Hyperlink"/>
              <w:rFonts w:ascii="Arial" w:eastAsia="Arial" w:hAnsi="Arial" w:cs="Arial"/>
              <w:bCs/>
            </w:rPr>
          </w:rPrChange>
        </w:rPr>
        <w:fldChar w:fldCharType="end"/>
      </w:r>
    </w:p>
    <w:p w14:paraId="61D88ABA" w14:textId="77777777" w:rsidR="00F722A1" w:rsidRPr="00917BD8" w:rsidRDefault="00F722A1" w:rsidP="00F722A1">
      <w:pPr>
        <w:spacing w:line="480" w:lineRule="auto"/>
        <w:jc w:val="both"/>
        <w:rPr>
          <w:rFonts w:ascii="Arial" w:eastAsia="Arial" w:hAnsi="Arial" w:cs="Arial"/>
          <w:bCs/>
        </w:rPr>
      </w:pPr>
    </w:p>
    <w:p w14:paraId="6A18E9EF" w14:textId="77777777" w:rsidR="00537432" w:rsidRDefault="00537432" w:rsidP="00F722A1">
      <w:pPr>
        <w:rPr>
          <w:rFonts w:ascii="Arial" w:eastAsia="Arial" w:hAnsi="Arial" w:cs="Arial"/>
          <w:b/>
          <w:bCs/>
        </w:rPr>
      </w:pPr>
      <w:r>
        <w:rPr>
          <w:rFonts w:ascii="Arial" w:eastAsia="Arial" w:hAnsi="Arial" w:cs="Arial"/>
          <w:b/>
          <w:bCs/>
        </w:rPr>
        <w:t>EXPERIMENTAL MODEL AND SUBJECT DETAILS</w:t>
      </w:r>
    </w:p>
    <w:p w14:paraId="2E5EF8B9" w14:textId="3FAAE065" w:rsidR="000F625B" w:rsidRPr="00537432" w:rsidRDefault="00B06370" w:rsidP="00537432">
      <w:pPr>
        <w:rPr>
          <w:rFonts w:ascii="Arial" w:eastAsia="Arial" w:hAnsi="Arial" w:cs="Arial"/>
        </w:rPr>
      </w:pPr>
      <w:r>
        <w:rPr>
          <w:rFonts w:ascii="Arial" w:eastAsia="Arial" w:hAnsi="Arial" w:cs="Arial"/>
          <w:b/>
          <w:color w:val="000000"/>
        </w:rPr>
        <w:t>Participants</w:t>
      </w:r>
      <w:r>
        <w:rPr>
          <w:rFonts w:ascii="Arial" w:eastAsia="Arial" w:hAnsi="Arial" w:cs="Arial"/>
          <w:i/>
          <w:color w:val="000000"/>
        </w:rPr>
        <w:t xml:space="preserve"> </w:t>
      </w:r>
    </w:p>
    <w:p w14:paraId="0C78964B" w14:textId="4ED0AD5E" w:rsidR="000F625B" w:rsidRDefault="00B06370">
      <w:pPr>
        <w:spacing w:after="0" w:line="480" w:lineRule="auto"/>
        <w:ind w:firstLine="720"/>
        <w:jc w:val="both"/>
        <w:rPr>
          <w:rFonts w:ascii="Arial" w:eastAsia="Arial" w:hAnsi="Arial" w:cs="Arial"/>
          <w:color w:val="000000"/>
        </w:rPr>
      </w:pPr>
      <w:r>
        <w:rPr>
          <w:rFonts w:ascii="Arial" w:eastAsia="Arial" w:hAnsi="Arial" w:cs="Arial"/>
          <w:color w:val="000000"/>
        </w:rPr>
        <w:t xml:space="preserve">A total of 48 participants from the community volunteered to complete the two-day functional MRI study. Three additional participants were recruited but did not complete the experiment. Half of the participants (N = 24; 15 </w:t>
      </w:r>
      <w:proofErr w:type="gramStart"/>
      <w:r>
        <w:rPr>
          <w:rFonts w:ascii="Arial" w:eastAsia="Arial" w:hAnsi="Arial" w:cs="Arial"/>
          <w:color w:val="000000"/>
        </w:rPr>
        <w:t>female</w:t>
      </w:r>
      <w:proofErr w:type="gramEnd"/>
      <w:r>
        <w:rPr>
          <w:rFonts w:ascii="Arial" w:eastAsia="Arial" w:hAnsi="Arial" w:cs="Arial"/>
          <w:color w:val="000000"/>
        </w:rPr>
        <w:t xml:space="preserve">; Mean age = 21) were recruited with the </w:t>
      </w:r>
      <w:r>
        <w:rPr>
          <w:rFonts w:ascii="Arial" w:eastAsia="Arial" w:hAnsi="Arial" w:cs="Arial"/>
          <w:color w:val="000000"/>
        </w:rPr>
        <w:lastRenderedPageBreak/>
        <w:t xml:space="preserve">criteria that they have no current or past psychiatric or neurological disorders. The remaining participants (N = 24; 17 </w:t>
      </w:r>
      <w:proofErr w:type="gramStart"/>
      <w:r>
        <w:rPr>
          <w:rFonts w:ascii="Arial" w:eastAsia="Arial" w:hAnsi="Arial" w:cs="Arial"/>
          <w:color w:val="000000"/>
        </w:rPr>
        <w:t>female</w:t>
      </w:r>
      <w:proofErr w:type="gramEnd"/>
      <w:r>
        <w:rPr>
          <w:rFonts w:ascii="Arial" w:eastAsia="Arial" w:hAnsi="Arial" w:cs="Arial"/>
          <w:color w:val="000000"/>
        </w:rPr>
        <w:t xml:space="preserve">; Mean age = 26) were recruited after responding to flyers seeking volunteers with PTSD. These participants underwent phone screening and completed additional in-person questionnaires to confirm Criterion A  trauma exposure on the PTSD checklist for DSM-5 (PCL) </w:t>
      </w:r>
      <w:r w:rsidR="003F2F0F">
        <w:rPr>
          <w:rFonts w:ascii="Arial" w:eastAsia="Arial" w:hAnsi="Arial" w:cs="Arial"/>
          <w:color w:val="000000"/>
        </w:rPr>
        <w:fldChar w:fldCharType="begin"/>
      </w:r>
      <w:r w:rsidR="00BA52D4">
        <w:rPr>
          <w:rFonts w:ascii="Arial" w:eastAsia="Arial" w:hAnsi="Arial" w:cs="Arial"/>
          <w:color w:val="000000"/>
        </w:rPr>
        <w:instrText xml:space="preserve"> ADDIN ZOTERO_ITEM CSL_CITATION {"citationID":"N0vQxQKy","properties":{"formattedCitation":"\\super 81\\nosupersub{}","plainCitation":"81","noteIndex":0},"citationItems":[{"id":1121,"uris":["http://zotero.org/users/7734491/items/BNLPMLQZ"],"uri":["http://zotero.org/users/7734491/items/BNLPMLQZ"],"itemData":{"id":1121,"type":"article-journal","abstract":"The Posttraumatic Stress Disorder Checklist (PCL) is a widely used DSM-correspondent self-report measure of PTSD symptoms. The PCL was recently revised to reflect DSM-5 changes to the PTSD criteria. In this article, the authors describe the development and initial psychometric evaluation of the PCL for DSM-5 (PCL-5). Psychometric properties of the PCL-5 were examined in 2 studies involving trauma-exposed college students. In Study 1 (N = 278), PCL-5 scores exhibited strong internal consistency (α = .94), test-retest reliability (r = .82), and convergent (rs = .74 to .85) and discriminant (rs = .31 to .60) validity. In addition, confirmatory factor analyses indicated adequate fit with the DSM-5 4-factor model, χ2(164) = 455.83, p &lt; .001, standardized root mean square residual (SRMR) = .07, root mean squared error of approximation (RMSEA) = .08, comparative fit index (CFI) = .86, and Tucker-Lewis index (TLI) = .84, and superior fit with recently proposed 6-factor, χ2 (164) = 318.37, p &lt; .001, SRMR = .05, RMSEA = .06, CFI = .92, and TLI = .90, and 7-factor, χ2 (164) = 291.32, p &lt; .001, SRMR = .05, RMSEA = .06, CFI = .93, and TLI = .91, models. In Study 2 (N = 558), PCL-5 scores demonstrated similarly strong reliability and validity. Overall, results indicate that the PCL-5 is a psychometrically sound measure of PTSD symptoms. Implications for use of the PCL-5 in a variety of assessment contexts are discussed.","container-title":"Journal of Traumatic Stress","DOI":"10.1002/jts.22059","ISSN":"15736598","issue":"6","note":"PMID: 26606250\nCitation Key: Blevins2015","page":"489-498","title":"The Posttraumatic Stress Disorder Checklist for DSM-5 (PCL-5): Development and Initial Psychometric Evaluation","volume":"28","author":[{"family":"Blevins","given":"Christy A"},{"family":"Weathers","given":"Frank W"},{"family":"Davis","given":"Margaret T"},{"family":"Witte","given":"Tracy K"},{"family":"Domino","given":"Jessica L"}],"accessed":{"date-parts":[["2020",7,20]]},"issued":{"date-parts":[["2015"]]}}}],"schema":"https://github.com/citation-style-language/schema/raw/master/csl-citation.json"} </w:instrText>
      </w:r>
      <w:r w:rsidR="003F2F0F">
        <w:rPr>
          <w:rFonts w:ascii="Arial" w:eastAsia="Arial" w:hAnsi="Arial" w:cs="Arial"/>
          <w:color w:val="000000"/>
        </w:rPr>
        <w:fldChar w:fldCharType="separate"/>
      </w:r>
      <w:r w:rsidR="00BA52D4" w:rsidRPr="00BA52D4">
        <w:rPr>
          <w:rFonts w:ascii="Arial" w:hAnsi="Arial" w:cs="Arial"/>
          <w:szCs w:val="24"/>
          <w:vertAlign w:val="superscript"/>
        </w:rPr>
        <w:t>81</w:t>
      </w:r>
      <w:r w:rsidR="003F2F0F">
        <w:rPr>
          <w:rFonts w:ascii="Arial" w:eastAsia="Arial" w:hAnsi="Arial" w:cs="Arial"/>
          <w:color w:val="000000"/>
        </w:rPr>
        <w:fldChar w:fldCharType="end"/>
      </w:r>
      <w:r>
        <w:rPr>
          <w:rFonts w:ascii="Arial" w:eastAsia="Arial" w:hAnsi="Arial" w:cs="Arial"/>
          <w:color w:val="000000"/>
        </w:rPr>
        <w:t>, as well as the absence of other neurological disorders. All PTSD responding participants reported significant post-trauma symptoms related to a Criterion A trauma, however we refer to this cohort as having post-traumatic stress symptoms (PTSS) as we did not implement a structured diagnostic interview. Given high rates of co-morbid substance use disorder, all PTSS participants were given a urine toxicology screening, and no participants tested positive for illicit drugs or benzodiazepines. Written informed consent was obtained for all participants, and all experimental procedures were approved by the University of Texas at Austin IRB (#2017-02-0094). PCL scores, as well as surveys of anxiety and depression are reported in Hennings et al., 2020</w:t>
      </w:r>
      <w:r w:rsidR="00EE6BDE">
        <w:rPr>
          <w:rFonts w:ascii="Arial" w:eastAsia="Arial" w:hAnsi="Arial" w:cs="Arial"/>
          <w:color w:val="000000"/>
        </w:rPr>
        <w:fldChar w:fldCharType="begin"/>
      </w:r>
      <w:r w:rsidR="00EE6BDE">
        <w:rPr>
          <w:rFonts w:ascii="Arial" w:eastAsia="Arial" w:hAnsi="Arial" w:cs="Arial"/>
          <w:color w:val="000000"/>
        </w:rPr>
        <w:instrText xml:space="preserve"> ADDIN ZOTERO_ITEM CSL_CITATION {"citationID":"eNI5Brss","properties":{"formattedCitation":"\\super 42\\nosupersub{}","plainCitation":"42","noteIndex":0},"citationItems":[{"id":1468,"uris":["http://zotero.org/users/7734491/items/BSX3UQSB"],"uri":["http://zotero.org/users/7734491/items/BSX3UQSB"],"itemData":{"id":1468,"type":"article-journal","abstract":"For episodic memories, reinstating the mental context of a past experience improves retrieval of memories formed during that experience. Does context reinstatement serve a similar role for implicit, associative memories such as fear and extinction? Here, we used a fear extinction paradigm to investigate whether the retrieval of extinction (safety) memories is associated with reactivation of the mental context from extinction memory formation. In a two-day Pavlovian conditioning, extinction, and renewal protocol, we collected functional MRI data while healthy adults and adults with PTSD symptoms learned that conditioned stimuli (CSs) signaled threat through association with an electrical shock. Following acquisition, conceptually related exemplars from the CS category no longer signaled threat (i.e., extinction). Critically, during extinction only, task-irrelevant stimuli were presented between each CS trial to serve as “context tags” for subsequent identification of the possible reinstatement of this extinction context during a test of fear renewal the next day. We found that healthy adults exhibited extinction context reinstatement, as measured via multivariate pattern analysis of fMRI data, in the medial temporal lobe that related to behavioral performance, such that greater reinstatement predicted CSs being rated as safe instead of threatening. Moreover, context reinstatement positively correlated with univariate activity in the ventromedial prefrontal cortex and hippocampus, regions which are thought to be important for extinction learning. These relationships were not observed in the PTSD symptom group. These findings provide new evidence of a contextual reinstatement mechanism that helps resolve competition between the retrieval of opposing associative memories of threat and safety in the healthy adult brain that is dysregulated in PTSD.","container-title":"Neuropsychologia","DOI":"10.1016/j.neuropsychologia.2020.107573","ISSN":"18733514","note":"PMID: 32735802","page":"107573","title":"Contextual reinstatement promotes extinction generalization in healthy adults but not PTSD","URL":"https://doi.org/10.1016/j.neuropsychologia.2020.107573","volume":"147","author":[{"family":"Hennings","given":"Augustin C"},{"family":"McClay","given":"Mason"},{"family":"Lewis-Peacock","given":"Jarrod A"},{"family":"Dunsmoor","given":"Joseph E."}],"accessed":{"date-parts":[["2020",10,27]]},"issued":{"date-parts":[["2020"]]}}}],"schema":"https://github.com/citation-style-language/schema/raw/master/csl-citation.json"} </w:instrText>
      </w:r>
      <w:r w:rsidR="00EE6BDE">
        <w:rPr>
          <w:rFonts w:ascii="Arial" w:eastAsia="Arial" w:hAnsi="Arial" w:cs="Arial"/>
          <w:color w:val="000000"/>
        </w:rPr>
        <w:fldChar w:fldCharType="separate"/>
      </w:r>
      <w:r w:rsidR="00EE6BDE" w:rsidRPr="00EE6BDE">
        <w:rPr>
          <w:rFonts w:ascii="Arial" w:hAnsi="Arial" w:cs="Arial"/>
          <w:szCs w:val="24"/>
          <w:vertAlign w:val="superscript"/>
        </w:rPr>
        <w:t>42</w:t>
      </w:r>
      <w:r w:rsidR="00EE6BDE">
        <w:rPr>
          <w:rFonts w:ascii="Arial" w:eastAsia="Arial" w:hAnsi="Arial" w:cs="Arial"/>
          <w:color w:val="000000"/>
        </w:rPr>
        <w:fldChar w:fldCharType="end"/>
      </w:r>
      <w:r>
        <w:rPr>
          <w:rFonts w:ascii="Arial" w:eastAsia="Arial" w:hAnsi="Arial" w:cs="Arial"/>
          <w:color w:val="000000"/>
        </w:rPr>
        <w:t>.</w:t>
      </w:r>
    </w:p>
    <w:p w14:paraId="1D8EB3B6" w14:textId="77777777" w:rsidR="00537432" w:rsidRDefault="00537432">
      <w:pPr>
        <w:spacing w:after="0" w:line="480" w:lineRule="auto"/>
        <w:ind w:firstLine="720"/>
        <w:jc w:val="both"/>
        <w:rPr>
          <w:rFonts w:ascii="Arial" w:eastAsia="Arial" w:hAnsi="Arial" w:cs="Arial"/>
          <w:color w:val="000000"/>
        </w:rPr>
      </w:pPr>
    </w:p>
    <w:p w14:paraId="3B267159" w14:textId="71364F8E" w:rsidR="00537432" w:rsidRPr="00537432" w:rsidRDefault="00537432" w:rsidP="00537432">
      <w:pPr>
        <w:spacing w:after="0" w:line="480" w:lineRule="auto"/>
        <w:jc w:val="both"/>
        <w:rPr>
          <w:rFonts w:ascii="Arial" w:eastAsia="Arial" w:hAnsi="Arial" w:cs="Arial"/>
          <w:b/>
          <w:bCs/>
          <w:color w:val="000000"/>
        </w:rPr>
      </w:pPr>
      <w:r>
        <w:rPr>
          <w:rFonts w:ascii="Arial" w:eastAsia="Arial" w:hAnsi="Arial" w:cs="Arial"/>
          <w:b/>
          <w:bCs/>
          <w:color w:val="000000"/>
        </w:rPr>
        <w:t>METHOD DETAILS</w:t>
      </w:r>
    </w:p>
    <w:p w14:paraId="092A80DC" w14:textId="1BFECA1A" w:rsidR="000F625B" w:rsidRDefault="00B06370">
      <w:pPr>
        <w:spacing w:after="0" w:line="480" w:lineRule="auto"/>
        <w:jc w:val="both"/>
        <w:rPr>
          <w:rFonts w:ascii="Arial" w:eastAsia="Arial" w:hAnsi="Arial" w:cs="Arial"/>
          <w:color w:val="000000"/>
        </w:rPr>
      </w:pPr>
      <w:r>
        <w:rPr>
          <w:rFonts w:ascii="Arial" w:eastAsia="Arial" w:hAnsi="Arial" w:cs="Arial"/>
          <w:b/>
          <w:color w:val="000000"/>
        </w:rPr>
        <w:t>Stimuli</w:t>
      </w:r>
    </w:p>
    <w:p w14:paraId="3E9E2195" w14:textId="77777777" w:rsidR="000F625B" w:rsidRDefault="00B06370">
      <w:pPr>
        <w:spacing w:after="0" w:line="480" w:lineRule="auto"/>
        <w:ind w:firstLine="720"/>
        <w:jc w:val="both"/>
        <w:rPr>
          <w:rFonts w:ascii="Arial" w:eastAsia="Arial" w:hAnsi="Arial" w:cs="Arial"/>
          <w:color w:val="000000"/>
        </w:rPr>
      </w:pPr>
      <w:r>
        <w:rPr>
          <w:rFonts w:ascii="Arial" w:eastAsia="Arial" w:hAnsi="Arial" w:cs="Arial"/>
          <w:color w:val="000000"/>
        </w:rPr>
        <w:t xml:space="preserve">Conditioned stimuli were images of animals and tools collected from lifeonwhite.com or other publicly available resources on the internet. Critical to the design of the task, each stimulus was a unique exemplar from its category. For example, there were not two different kinds of “dog” used. </w:t>
      </w:r>
      <w:proofErr w:type="gramStart"/>
      <w:r>
        <w:rPr>
          <w:rFonts w:ascii="Arial" w:eastAsia="Arial" w:hAnsi="Arial" w:cs="Arial"/>
          <w:color w:val="000000"/>
        </w:rPr>
        <w:t>Typically</w:t>
      </w:r>
      <w:proofErr w:type="gramEnd"/>
      <w:r>
        <w:rPr>
          <w:rFonts w:ascii="Arial" w:eastAsia="Arial" w:hAnsi="Arial" w:cs="Arial"/>
          <w:color w:val="000000"/>
        </w:rPr>
        <w:t xml:space="preserve"> phobic animals or threatening tools were excluded (e.g., spiders, snakes, knives). The unconditioned stimulus (US) was a brief (50ms) electric shock delivered to fingers of the left hand. Prior to entering the scanner, the US was calibrated for each participant to a level described as “highly annoying and unpleasant, but not painful”. A BIOPAC STMEPM-MRI module was used to deliver the US (Goleta, CA). During the recognition memory test, all 144 “old” stimuli were shown, in addition to 48 novel lures per category. CSs were presented for 3s followed by a 4 or 5s ITI (jittered). Trial order was again pseudorandomized to ensure a balance of CSs from each </w:t>
      </w:r>
      <w:r>
        <w:rPr>
          <w:rFonts w:ascii="Arial" w:eastAsia="Arial" w:hAnsi="Arial" w:cs="Arial"/>
          <w:color w:val="000000"/>
        </w:rPr>
        <w:lastRenderedPageBreak/>
        <w:t xml:space="preserve">encoding phase as well as old and new items.  Stimulus presentation was controlled using E-Prime 3.0. </w:t>
      </w:r>
    </w:p>
    <w:p w14:paraId="537B2AAB" w14:textId="0BA8C803" w:rsidR="000F625B" w:rsidRDefault="00B06370">
      <w:pPr>
        <w:spacing w:after="0" w:line="480" w:lineRule="auto"/>
        <w:jc w:val="both"/>
        <w:rPr>
          <w:rFonts w:ascii="Arial" w:eastAsia="Arial" w:hAnsi="Arial" w:cs="Arial"/>
          <w:b/>
          <w:color w:val="000000"/>
        </w:rPr>
      </w:pPr>
      <w:r>
        <w:rPr>
          <w:rFonts w:ascii="Arial" w:eastAsia="Arial" w:hAnsi="Arial" w:cs="Arial"/>
          <w:b/>
          <w:color w:val="000000"/>
        </w:rPr>
        <w:t>Task</w:t>
      </w:r>
    </w:p>
    <w:p w14:paraId="3720BE49" w14:textId="0FB0B7AC" w:rsidR="000F625B" w:rsidRDefault="00B06370">
      <w:pPr>
        <w:spacing w:after="0" w:line="480" w:lineRule="auto"/>
        <w:ind w:firstLine="720"/>
        <w:jc w:val="both"/>
        <w:rPr>
          <w:rFonts w:ascii="Arial" w:eastAsia="Arial" w:hAnsi="Arial" w:cs="Arial"/>
          <w:color w:val="000000"/>
        </w:rPr>
      </w:pPr>
      <w:r>
        <w:rPr>
          <w:rFonts w:ascii="Arial" w:eastAsia="Arial" w:hAnsi="Arial" w:cs="Arial"/>
          <w:i/>
          <w:color w:val="000000"/>
        </w:rPr>
        <w:t>Associative learning task</w:t>
      </w:r>
      <w:r>
        <w:rPr>
          <w:rFonts w:ascii="Arial" w:eastAsia="Arial" w:hAnsi="Arial" w:cs="Arial"/>
          <w:color w:val="000000"/>
        </w:rPr>
        <w:t>.</w:t>
      </w:r>
      <w:r>
        <w:rPr>
          <w:rFonts w:ascii="Arial" w:eastAsia="Arial" w:hAnsi="Arial" w:cs="Arial"/>
          <w:b/>
          <w:color w:val="000000"/>
        </w:rPr>
        <w:t xml:space="preserve"> </w:t>
      </w:r>
      <w:r>
        <w:rPr>
          <w:rFonts w:ascii="Arial" w:eastAsia="Arial" w:hAnsi="Arial" w:cs="Arial"/>
          <w:color w:val="000000"/>
        </w:rPr>
        <w:t xml:space="preserve">Participants completed an associative learning task in two sessions of about an hour each, roughly 24 hours apart. We note that “fear” </w:t>
      </w:r>
      <w:r w:rsidR="00803919">
        <w:rPr>
          <w:rFonts w:ascii="Arial" w:eastAsia="Arial" w:hAnsi="Arial" w:cs="Arial"/>
          <w:color w:val="000000"/>
        </w:rPr>
        <w:t>can be a</w:t>
      </w:r>
      <w:r>
        <w:rPr>
          <w:rFonts w:ascii="Arial" w:eastAsia="Arial" w:hAnsi="Arial" w:cs="Arial"/>
          <w:color w:val="000000"/>
        </w:rPr>
        <w:t xml:space="preserve"> misnomer of the emotional construct being studied in research involving human participants </w:t>
      </w:r>
      <w:r w:rsidR="00AA1D07">
        <w:rPr>
          <w:rFonts w:ascii="Arial" w:eastAsia="Arial" w:hAnsi="Arial" w:cs="Arial"/>
          <w:color w:val="000000"/>
        </w:rPr>
        <w:fldChar w:fldCharType="begin"/>
      </w:r>
      <w:r w:rsidR="00BA52D4">
        <w:rPr>
          <w:rFonts w:ascii="Arial" w:eastAsia="Arial" w:hAnsi="Arial" w:cs="Arial"/>
          <w:color w:val="000000"/>
        </w:rPr>
        <w:instrText xml:space="preserve"> ADDIN ZOTERO_ITEM CSL_CITATION {"citationID":"BowIQL3L","properties":{"formattedCitation":"\\super 82\\nosupersub{}","plainCitation":"82","noteIndex":0},"citationItems":[{"id":723,"uris":["http://zotero.org/users/7734491/items/P78JMZSB"],"uri":["http://zotero.org/users/7734491/items/P78JMZSB"],"itemData":{"id":723,"type":"article-journal","abstract":"Tremendous progress has been made in basic neuroscience in recent decades. One area that has been especially successful is research on how the brain detects and responds to threats. Such studies have demonstrated comparable patterns of brain-behavior relationships underlying threat processing across a range of mammalian species, including humans. This would seem to be an ideal body of information for advancing our understanding of disorders in which altered threat processing is a key factor, namely, fear and anxiety disorders. But research on threat processing has not led to significant improvements in clinical practice. The authors propose that in order to take advantage of this progress for clinical gain, a conceptual reframing is needed. Key to this conceptual change is recognition of a distinction between circuits underlying two classes of responses elicited by threats: 1) behavioral responses and accompanying physiological changes in the brain and body and 2) conscious feeling states reflected in self-reports of fear and anxiety. This distinction leads to a two systems view of fear and anxiety. The authors argue that failure to recognize and consistently emphasize this distinction has impeded progress in understanding fear and anxiety disorders and hindered attempts to developmore effective pharmaceutical and psychological treatments. The two-system view suggests a new way forward.","container-title":"American Journal of Psychiatry","DOI":"10.1176/appi.ajp.2016.16030353","ISSN":"15357228","issue":"11","note":"PMID: 27609244\nCitation Key: LeDoux2016\nISBN: 8662278612","page":"1083-1093","title":"Using neuroscience to help understand fear and anxiety: A two-system framework","volume":"173","author":[{"family":"LeDoux","given":"Joseph E."},{"family":"Pine","given":"Daniel S."}],"accessed":{"date-parts":[["2018",6,20]]},"issued":{"date-parts":[["2016"]]}}}],"schema":"https://github.com/citation-style-language/schema/raw/master/csl-citation.json"} </w:instrText>
      </w:r>
      <w:r w:rsidR="00AA1D07">
        <w:rPr>
          <w:rFonts w:ascii="Arial" w:eastAsia="Arial" w:hAnsi="Arial" w:cs="Arial"/>
          <w:color w:val="000000"/>
        </w:rPr>
        <w:fldChar w:fldCharType="separate"/>
      </w:r>
      <w:r w:rsidR="00BA52D4" w:rsidRPr="00BA52D4">
        <w:rPr>
          <w:rFonts w:ascii="Arial" w:hAnsi="Arial" w:cs="Arial"/>
          <w:szCs w:val="24"/>
          <w:vertAlign w:val="superscript"/>
        </w:rPr>
        <w:t>82</w:t>
      </w:r>
      <w:r w:rsidR="00AA1D07">
        <w:rPr>
          <w:rFonts w:ascii="Arial" w:eastAsia="Arial" w:hAnsi="Arial" w:cs="Arial"/>
          <w:color w:val="000000"/>
        </w:rPr>
        <w:fldChar w:fldCharType="end"/>
      </w:r>
      <w:r>
        <w:rPr>
          <w:rFonts w:ascii="Arial" w:eastAsia="Arial" w:hAnsi="Arial" w:cs="Arial"/>
          <w:color w:val="000000"/>
        </w:rPr>
        <w:t>. A better term may be “threat conditioning”</w:t>
      </w:r>
      <w:r>
        <w:rPr>
          <w:rFonts w:ascii="Arial" w:eastAsia="Arial" w:hAnsi="Arial" w:cs="Arial"/>
          <w:i/>
          <w:color w:val="000000"/>
        </w:rPr>
        <w:t xml:space="preserve">, </w:t>
      </w:r>
      <w:r>
        <w:rPr>
          <w:rFonts w:ascii="Arial" w:eastAsia="Arial" w:hAnsi="Arial" w:cs="Arial"/>
          <w:color w:val="000000"/>
        </w:rPr>
        <w:t>as it better captures both the actual emotional experience of participants and the acquisition of conditioned responses. Nevertheless, we retain the term “fear</w:t>
      </w:r>
      <w:r>
        <w:rPr>
          <w:rFonts w:ascii="Arial" w:eastAsia="Arial" w:hAnsi="Arial" w:cs="Arial"/>
          <w:i/>
          <w:color w:val="000000"/>
        </w:rPr>
        <w:t>”</w:t>
      </w:r>
      <w:r>
        <w:rPr>
          <w:rFonts w:ascii="Arial" w:eastAsia="Arial" w:hAnsi="Arial" w:cs="Arial"/>
          <w:color w:val="000000"/>
        </w:rPr>
        <w:t xml:space="preserve"> to connect the results the broader field of Pavlovian conditioning</w:t>
      </w:r>
      <w:r w:rsidR="00DC5A77">
        <w:rPr>
          <w:rFonts w:ascii="Arial" w:eastAsia="Arial" w:hAnsi="Arial" w:cs="Arial"/>
          <w:color w:val="000000"/>
        </w:rPr>
        <w:t xml:space="preserve"> across model organisms</w:t>
      </w:r>
      <w:r>
        <w:rPr>
          <w:rFonts w:ascii="Arial" w:eastAsia="Arial" w:hAnsi="Arial" w:cs="Arial"/>
          <w:color w:val="000000"/>
        </w:rPr>
        <w:t>. For all phases of the associative learning task, images were displayed for 4.5 +/- 0.5s (jittered), and the ITI between trials lasted 6 +/- 0.5s (jittered). The trial order of the CSs was pseudorandomized to ensure no more than 3 CS type were presented in a row. The same pseudorandomized order was used for all subjects, however which phase of the experiment each stimulus was displayed was randomized across participants. Day 1 consisted of pre-conditioning, fear conditioning, and extinction. On Day 1, each phase consisted of 48 trials, 24 animals and 24 tools, for a total of 144 items. During pre-conditioning, participants identified which category each image belonged to (2-alternative forced choice, 2-AFC; animal or tool). During fear conditioning, 50% of the trials from one category (CS+) co-terminated with the US, for a total of 12 CS+US pairings. Images from the other category were never paired with shock (CS-), and the category of the CS+ was counterbalanced across participants. Extinction learning followed fear conditioning, during which no shocks were delivered. Relevant to hypotheses explained in Hennings et al., 2020</w:t>
      </w:r>
      <w:r w:rsidR="00EE6BDE">
        <w:rPr>
          <w:rFonts w:ascii="Arial" w:eastAsia="Arial" w:hAnsi="Arial" w:cs="Arial"/>
          <w:color w:val="000000"/>
        </w:rPr>
        <w:fldChar w:fldCharType="begin"/>
      </w:r>
      <w:r w:rsidR="00EE6BDE">
        <w:rPr>
          <w:rFonts w:ascii="Arial" w:eastAsia="Arial" w:hAnsi="Arial" w:cs="Arial"/>
          <w:color w:val="000000"/>
        </w:rPr>
        <w:instrText xml:space="preserve"> ADDIN ZOTERO_ITEM CSL_CITATION {"citationID":"qVcio0m1","properties":{"formattedCitation":"\\super 42\\nosupersub{}","plainCitation":"42","noteIndex":0},"citationItems":[{"id":1468,"uris":["http://zotero.org/users/7734491/items/BSX3UQSB"],"uri":["http://zotero.org/users/7734491/items/BSX3UQSB"],"itemData":{"id":1468,"type":"article-journal","abstract":"For episodic memories, reinstating the mental context of a past experience improves retrieval of memories formed during that experience. Does context reinstatement serve a similar role for implicit, associative memories such as fear and extinction? Here, we used a fear extinction paradigm to investigate whether the retrieval of extinction (safety) memories is associated with reactivation of the mental context from extinction memory formation. In a two-day Pavlovian conditioning, extinction, and renewal protocol, we collected functional MRI data while healthy adults and adults with PTSD symptoms learned that conditioned stimuli (CSs) signaled threat through association with an electrical shock. Following acquisition, conceptually related exemplars from the CS category no longer signaled threat (i.e., extinction). Critically, during extinction only, task-irrelevant stimuli were presented between each CS trial to serve as “context tags” for subsequent identification of the possible reinstatement of this extinction context during a test of fear renewal the next day. We found that healthy adults exhibited extinction context reinstatement, as measured via multivariate pattern analysis of fMRI data, in the medial temporal lobe that related to behavioral performance, such that greater reinstatement predicted CSs being rated as safe instead of threatening. Moreover, context reinstatement positively correlated with univariate activity in the ventromedial prefrontal cortex and hippocampus, regions which are thought to be important for extinction learning. These relationships were not observed in the PTSD symptom group. These findings provide new evidence of a contextual reinstatement mechanism that helps resolve competition between the retrieval of opposing associative memories of threat and safety in the healthy adult brain that is dysregulated in PTSD.","container-title":"Neuropsychologia","DOI":"10.1016/j.neuropsychologia.2020.107573","ISSN":"18733514","note":"PMID: 32735802","page":"107573","title":"Contextual reinstatement promotes extinction generalization in healthy adults but not PTSD","URL":"https://doi.org/10.1016/j.neuropsychologia.2020.107573","volume":"147","author":[{"family":"Hennings","given":"Augustin C"},{"family":"McClay","given":"Mason"},{"family":"Lewis-Peacock","given":"Jarrod A"},{"family":"Dunsmoor","given":"Joseph E."}],"accessed":{"date-parts":[["2020",10,27]]},"issued":{"date-parts":[["2020"]]}}}],"schema":"https://github.com/citation-style-language/schema/raw/master/csl-citation.json"} </w:instrText>
      </w:r>
      <w:r w:rsidR="00EE6BDE">
        <w:rPr>
          <w:rFonts w:ascii="Arial" w:eastAsia="Arial" w:hAnsi="Arial" w:cs="Arial"/>
          <w:color w:val="000000"/>
        </w:rPr>
        <w:fldChar w:fldCharType="separate"/>
      </w:r>
      <w:r w:rsidR="00EE6BDE" w:rsidRPr="00EE6BDE">
        <w:rPr>
          <w:rFonts w:ascii="Arial" w:hAnsi="Arial" w:cs="Arial"/>
          <w:szCs w:val="24"/>
          <w:vertAlign w:val="superscript"/>
        </w:rPr>
        <w:t>42</w:t>
      </w:r>
      <w:r w:rsidR="00EE6BDE">
        <w:rPr>
          <w:rFonts w:ascii="Arial" w:eastAsia="Arial" w:hAnsi="Arial" w:cs="Arial"/>
          <w:color w:val="000000"/>
        </w:rPr>
        <w:fldChar w:fldCharType="end"/>
      </w:r>
      <w:r>
        <w:rPr>
          <w:rFonts w:ascii="Arial" w:eastAsia="Arial" w:hAnsi="Arial" w:cs="Arial"/>
          <w:color w:val="000000"/>
        </w:rPr>
        <w:t xml:space="preserve">, during extinction learning the normal fixation cross displayed during the ITI was replaced with a stream of natural scene images displayed for 1s each (5, 6, or 7 scenes per ITI). During fear conditioning and extinction on Day 1, participants responded whether or not they expected a shock on each trial (2-AFC; yes or no). Skin-conductance responses were collected during pre-conditioning, fear </w:t>
      </w:r>
      <w:r>
        <w:rPr>
          <w:rFonts w:ascii="Arial" w:eastAsia="Arial" w:hAnsi="Arial" w:cs="Arial"/>
          <w:color w:val="000000"/>
        </w:rPr>
        <w:lastRenderedPageBreak/>
        <w:t>condition, and extinction. The following day, participants had the electrodes reattached prior to entering the scanner for the fear renewal test (reported in Hennings et al., 2020</w:t>
      </w:r>
      <w:r w:rsidR="00EE6BDE">
        <w:rPr>
          <w:rFonts w:ascii="Arial" w:eastAsia="Arial" w:hAnsi="Arial" w:cs="Arial"/>
          <w:color w:val="000000"/>
        </w:rPr>
        <w:fldChar w:fldCharType="begin"/>
      </w:r>
      <w:r w:rsidR="00EE6BDE">
        <w:rPr>
          <w:rFonts w:ascii="Arial" w:eastAsia="Arial" w:hAnsi="Arial" w:cs="Arial"/>
          <w:color w:val="000000"/>
        </w:rPr>
        <w:instrText xml:space="preserve"> ADDIN ZOTERO_ITEM CSL_CITATION {"citationID":"juNunrWj","properties":{"formattedCitation":"\\super 42\\nosupersub{}","plainCitation":"42","noteIndex":0},"citationItems":[{"id":1468,"uris":["http://zotero.org/users/7734491/items/BSX3UQSB"],"uri":["http://zotero.org/users/7734491/items/BSX3UQSB"],"itemData":{"id":1468,"type":"article-journal","abstract":"For episodic memories, reinstating the mental context of a past experience improves retrieval of memories formed during that experience. Does context reinstatement serve a similar role for implicit, associative memories such as fear and extinction? Here, we used a fear extinction paradigm to investigate whether the retrieval of extinction (safety) memories is associated with reactivation of the mental context from extinction memory formation. In a two-day Pavlovian conditioning, extinction, and renewal protocol, we collected functional MRI data while healthy adults and adults with PTSD symptoms learned that conditioned stimuli (CSs) signaled threat through association with an electrical shock. Following acquisition, conceptually related exemplars from the CS category no longer signaled threat (i.e., extinction). Critically, during extinction only, task-irrelevant stimuli were presented between each CS trial to serve as “context tags” for subsequent identification of the possible reinstatement of this extinction context during a test of fear renewal the next day. We found that healthy adults exhibited extinction context reinstatement, as measured via multivariate pattern analysis of fMRI data, in the medial temporal lobe that related to behavioral performance, such that greater reinstatement predicted CSs being rated as safe instead of threatening. Moreover, context reinstatement positively correlated with univariate activity in the ventromedial prefrontal cortex and hippocampus, regions which are thought to be important for extinction learning. These relationships were not observed in the PTSD symptom group. These findings provide new evidence of a contextual reinstatement mechanism that helps resolve competition between the retrieval of opposing associative memories of threat and safety in the healthy adult brain that is dysregulated in PTSD.","container-title":"Neuropsychologia","DOI":"10.1016/j.neuropsychologia.2020.107573","ISSN":"18733514","note":"PMID: 32735802","page":"107573","title":"Contextual reinstatement promotes extinction generalization in healthy adults but not PTSD","URL":"https://doi.org/10.1016/j.neuropsychologia.2020.107573","volume":"147","author":[{"family":"Hennings","given":"Augustin C"},{"family":"McClay","given":"Mason"},{"family":"Lewis-Peacock","given":"Jarrod A"},{"family":"Dunsmoor","given":"Joseph E."}],"accessed":{"date-parts":[["2020",10,27]]},"issued":{"date-parts":[["2020"]]}}}],"schema":"https://github.com/citation-style-language/schema/raw/master/csl-citation.json"} </w:instrText>
      </w:r>
      <w:r w:rsidR="00EE6BDE">
        <w:rPr>
          <w:rFonts w:ascii="Arial" w:eastAsia="Arial" w:hAnsi="Arial" w:cs="Arial"/>
          <w:color w:val="000000"/>
        </w:rPr>
        <w:fldChar w:fldCharType="separate"/>
      </w:r>
      <w:r w:rsidR="00EE6BDE" w:rsidRPr="00EE6BDE">
        <w:rPr>
          <w:rFonts w:ascii="Arial" w:hAnsi="Arial" w:cs="Arial"/>
          <w:szCs w:val="24"/>
          <w:vertAlign w:val="superscript"/>
        </w:rPr>
        <w:t>42</w:t>
      </w:r>
      <w:r w:rsidR="00EE6BDE">
        <w:rPr>
          <w:rFonts w:ascii="Arial" w:eastAsia="Arial" w:hAnsi="Arial" w:cs="Arial"/>
          <w:color w:val="000000"/>
        </w:rPr>
        <w:fldChar w:fldCharType="end"/>
      </w:r>
      <w:r>
        <w:rPr>
          <w:rFonts w:ascii="Arial" w:eastAsia="Arial" w:hAnsi="Arial" w:cs="Arial"/>
          <w:color w:val="000000"/>
        </w:rPr>
        <w:t xml:space="preserve">). </w:t>
      </w:r>
      <w:r>
        <w:rPr>
          <w:rFonts w:ascii="Arial" w:eastAsia="Arial" w:hAnsi="Arial" w:cs="Arial"/>
          <w:color w:val="000000"/>
        </w:rPr>
        <w:tab/>
        <w:t xml:space="preserve"> </w:t>
      </w:r>
    </w:p>
    <w:p w14:paraId="7E30BA07" w14:textId="6A87E835" w:rsidR="000F625B" w:rsidRDefault="00B06370" w:rsidP="008C3FE5">
      <w:pPr>
        <w:spacing w:line="480" w:lineRule="auto"/>
        <w:ind w:firstLine="720"/>
        <w:jc w:val="both"/>
        <w:rPr>
          <w:rFonts w:ascii="Arial" w:eastAsia="Arial" w:hAnsi="Arial" w:cs="Arial"/>
        </w:rPr>
      </w:pPr>
      <w:r>
        <w:rPr>
          <w:rFonts w:ascii="Arial" w:eastAsia="Arial" w:hAnsi="Arial" w:cs="Arial"/>
          <w:i/>
          <w:color w:val="000000"/>
        </w:rPr>
        <w:t>Recognition memory test</w:t>
      </w:r>
      <w:r>
        <w:rPr>
          <w:rFonts w:ascii="Arial" w:eastAsia="Arial" w:hAnsi="Arial" w:cs="Arial"/>
          <w:color w:val="000000"/>
        </w:rPr>
        <w:t xml:space="preserve">. After completing the fear renewal test on Day 2, participants completed a surprise recognition memory test for the items they had seen the previous day. </w:t>
      </w:r>
      <w:r w:rsidR="008C3FE5">
        <w:rPr>
          <w:rFonts w:ascii="Arial" w:eastAsia="Arial" w:hAnsi="Arial" w:cs="Arial"/>
        </w:rPr>
        <w:t xml:space="preserve">Participants were informed that no shocks would be delivered during the memory test. </w:t>
      </w:r>
      <w:r>
        <w:rPr>
          <w:rFonts w:ascii="Arial" w:eastAsia="Arial" w:hAnsi="Arial" w:cs="Arial"/>
          <w:color w:val="000000"/>
        </w:rPr>
        <w:t xml:space="preserve">All 144 old images were included as well as 96 novel foils. The stimuli seen during the fear renewal test were not shown during the recognition memory test. Each image was displayed for 3s with a 4 or 5s ITI, and participants indicated whether each image was old (they had seen it the previous day), or new (never seen before). Participants indicated the confidence of their choice by responding the image was definitely old, maybe old, maybe new, or definitely new. The memory test was split into three fMRI runs of equal length, and trial order was again pseudorandomized to ensure a balance of lures and foils of both CS types and encoding phases across the memory runs. </w:t>
      </w:r>
      <w:r>
        <w:rPr>
          <w:rFonts w:ascii="Arial" w:eastAsia="Arial" w:hAnsi="Arial" w:cs="Arial"/>
        </w:rPr>
        <w:t>Trials during the recognition memory test were removed from analysis if participants failed to make a response within the 3s window (Mean = 2.5 dropped “old” trials per participant). A perceptual localizer followed the recognition memory test to facilitate MVPA decoding, however this data was not used in the present analyses.</w:t>
      </w:r>
    </w:p>
    <w:p w14:paraId="2E5D91A2" w14:textId="7D2A0706" w:rsidR="000F625B" w:rsidRDefault="00B06370">
      <w:pPr>
        <w:spacing w:after="0" w:line="480" w:lineRule="auto"/>
        <w:jc w:val="both"/>
        <w:rPr>
          <w:rFonts w:ascii="Arial" w:eastAsia="Arial" w:hAnsi="Arial" w:cs="Arial"/>
          <w:b/>
          <w:color w:val="000000"/>
        </w:rPr>
      </w:pPr>
      <w:r>
        <w:rPr>
          <w:rFonts w:ascii="Arial" w:eastAsia="Arial" w:hAnsi="Arial" w:cs="Arial"/>
          <w:b/>
          <w:color w:val="000000"/>
        </w:rPr>
        <w:t>Functional MRI acquisition</w:t>
      </w:r>
    </w:p>
    <w:p w14:paraId="56A8CDB1" w14:textId="0934CCF7" w:rsidR="000F625B" w:rsidRDefault="00B06370">
      <w:pPr>
        <w:spacing w:after="0" w:line="480" w:lineRule="auto"/>
        <w:ind w:firstLine="720"/>
        <w:jc w:val="both"/>
        <w:rPr>
          <w:rFonts w:ascii="Arial" w:eastAsia="Arial" w:hAnsi="Arial" w:cs="Arial"/>
        </w:rPr>
      </w:pPr>
      <w:r>
        <w:rPr>
          <w:rFonts w:ascii="Arial" w:eastAsia="Arial" w:hAnsi="Arial" w:cs="Arial"/>
          <w:color w:val="000000"/>
        </w:rPr>
        <w:t xml:space="preserve">Neuroimaging was accomplished using the Siemens </w:t>
      </w:r>
      <w:proofErr w:type="spellStart"/>
      <w:r>
        <w:rPr>
          <w:rFonts w:ascii="Arial" w:eastAsia="Arial" w:hAnsi="Arial" w:cs="Arial"/>
          <w:color w:val="000000"/>
        </w:rPr>
        <w:t>Skyra</w:t>
      </w:r>
      <w:proofErr w:type="spellEnd"/>
      <w:r>
        <w:rPr>
          <w:rFonts w:ascii="Arial" w:eastAsia="Arial" w:hAnsi="Arial" w:cs="Arial"/>
          <w:color w:val="000000"/>
        </w:rPr>
        <w:t xml:space="preserve"> 3T Human MRI scanner located at the Biomedical Imaging Center at the University of Texas at Austin. Functional data were acquired with a 32-channel head-coil, with 3mm isotropic resolution (TR = 2000ms; TE = 29ms; </w:t>
      </w:r>
      <w:proofErr w:type="spellStart"/>
      <w:r>
        <w:rPr>
          <w:rFonts w:ascii="Arial" w:eastAsia="Arial" w:hAnsi="Arial" w:cs="Arial"/>
          <w:color w:val="000000"/>
        </w:rPr>
        <w:t>FoV</w:t>
      </w:r>
      <w:proofErr w:type="spellEnd"/>
      <w:r>
        <w:rPr>
          <w:rFonts w:ascii="Arial" w:eastAsia="Arial" w:hAnsi="Arial" w:cs="Arial"/>
          <w:color w:val="000000"/>
        </w:rPr>
        <w:t xml:space="preserve"> = 228; 48 slices). A multi-band factor of 2 was used with automatic AC/PC alignment. As discussed in Hennings et al., (2020)</w:t>
      </w:r>
      <w:r w:rsidR="00EE6BDE">
        <w:rPr>
          <w:rFonts w:ascii="Arial" w:eastAsia="Arial" w:hAnsi="Arial" w:cs="Arial"/>
          <w:color w:val="000000"/>
        </w:rPr>
        <w:fldChar w:fldCharType="begin"/>
      </w:r>
      <w:r w:rsidR="00EE6BDE">
        <w:rPr>
          <w:rFonts w:ascii="Arial" w:eastAsia="Arial" w:hAnsi="Arial" w:cs="Arial"/>
          <w:color w:val="000000"/>
        </w:rPr>
        <w:instrText xml:space="preserve"> ADDIN ZOTERO_ITEM CSL_CITATION {"citationID":"ZQOKs6sA","properties":{"formattedCitation":"\\super 42\\nosupersub{}","plainCitation":"42","noteIndex":0},"citationItems":[{"id":1468,"uris":["http://zotero.org/users/7734491/items/BSX3UQSB"],"uri":["http://zotero.org/users/7734491/items/BSX3UQSB"],"itemData":{"id":1468,"type":"article-journal","abstract":"For episodic memories, reinstating the mental context of a past experience improves retrieval of memories formed during that experience. Does context reinstatement serve a similar role for implicit, associative memories such as fear and extinction? Here, we used a fear extinction paradigm to investigate whether the retrieval of extinction (safety) memories is associated with reactivation of the mental context from extinction memory formation. In a two-day Pavlovian conditioning, extinction, and renewal protocol, we collected functional MRI data while healthy adults and adults with PTSD symptoms learned that conditioned stimuli (CSs) signaled threat through association with an electrical shock. Following acquisition, conceptually related exemplars from the CS category no longer signaled threat (i.e., extinction). Critically, during extinction only, task-irrelevant stimuli were presented between each CS trial to serve as “context tags” for subsequent identification of the possible reinstatement of this extinction context during a test of fear renewal the next day. We found that healthy adults exhibited extinction context reinstatement, as measured via multivariate pattern analysis of fMRI data, in the medial temporal lobe that related to behavioral performance, such that greater reinstatement predicted CSs being rated as safe instead of threatening. Moreover, context reinstatement positively correlated with univariate activity in the ventromedial prefrontal cortex and hippocampus, regions which are thought to be important for extinction learning. These relationships were not observed in the PTSD symptom group. These findings provide new evidence of a contextual reinstatement mechanism that helps resolve competition between the retrieval of opposing associative memories of threat and safety in the healthy adult brain that is dysregulated in PTSD.","container-title":"Neuropsychologia","DOI":"10.1016/j.neuropsychologia.2020.107573","ISSN":"18733514","note":"PMID: 32735802","page":"107573","title":"Contextual reinstatement promotes extinction generalization in healthy adults but not PTSD","URL":"https://doi.org/10.1016/j.neuropsychologia.2020.107573","volume":"147","author":[{"family":"Hennings","given":"Augustin C"},{"family":"McClay","given":"Mason"},{"family":"Lewis-Peacock","given":"Jarrod A"},{"family":"Dunsmoor","given":"Joseph E."}],"accessed":{"date-parts":[["2020",10,27]]},"issued":{"date-parts":[["2020"]]}}}],"schema":"https://github.com/citation-style-language/schema/raw/master/csl-citation.json"} </w:instrText>
      </w:r>
      <w:r w:rsidR="00EE6BDE">
        <w:rPr>
          <w:rFonts w:ascii="Arial" w:eastAsia="Arial" w:hAnsi="Arial" w:cs="Arial"/>
          <w:color w:val="000000"/>
        </w:rPr>
        <w:fldChar w:fldCharType="separate"/>
      </w:r>
      <w:r w:rsidR="00EE6BDE" w:rsidRPr="00EE6BDE">
        <w:rPr>
          <w:rFonts w:ascii="Arial" w:hAnsi="Arial" w:cs="Arial"/>
          <w:szCs w:val="24"/>
          <w:vertAlign w:val="superscript"/>
        </w:rPr>
        <w:t>42</w:t>
      </w:r>
      <w:r w:rsidR="00EE6BDE">
        <w:rPr>
          <w:rFonts w:ascii="Arial" w:eastAsia="Arial" w:hAnsi="Arial" w:cs="Arial"/>
          <w:color w:val="000000"/>
        </w:rPr>
        <w:fldChar w:fldCharType="end"/>
      </w:r>
      <w:r>
        <w:rPr>
          <w:rFonts w:ascii="Arial" w:eastAsia="Arial" w:hAnsi="Arial" w:cs="Arial"/>
          <w:color w:val="000000"/>
        </w:rPr>
        <w:t xml:space="preserve">, due to a computer malfunction, 2 subjects had slightly different acquisition parameters on Day 1 (TR = 2230ms; 66 slices), which were accounted for during preprocessing and analysis. An T1-weighted 3d MPRAGE scan (TR = 1900ms; 1mm </w:t>
      </w:r>
      <w:r>
        <w:rPr>
          <w:rFonts w:ascii="Arial" w:eastAsia="Arial" w:hAnsi="Arial" w:cs="Arial"/>
          <w:color w:val="000000"/>
        </w:rPr>
        <w:lastRenderedPageBreak/>
        <w:t xml:space="preserve">isotropic resolution) was collected on Day 1 to aid in functional image registration and region of interest definition. </w:t>
      </w:r>
    </w:p>
    <w:p w14:paraId="24E7D0F9" w14:textId="77777777" w:rsidR="000F625B" w:rsidRDefault="00B06370">
      <w:pPr>
        <w:spacing w:after="0" w:line="480" w:lineRule="auto"/>
        <w:jc w:val="both"/>
        <w:rPr>
          <w:rFonts w:ascii="Arial" w:eastAsia="Arial" w:hAnsi="Arial" w:cs="Arial"/>
          <w:b/>
          <w:color w:val="000000"/>
        </w:rPr>
      </w:pPr>
      <w:r>
        <w:rPr>
          <w:rFonts w:ascii="Arial" w:eastAsia="Arial" w:hAnsi="Arial" w:cs="Arial"/>
          <w:b/>
          <w:color w:val="000000"/>
        </w:rPr>
        <w:t>Image preprocessing</w:t>
      </w:r>
    </w:p>
    <w:p w14:paraId="6C48B9D8" w14:textId="77777777" w:rsidR="000F625B" w:rsidRDefault="00B06370">
      <w:pPr>
        <w:spacing w:after="0" w:line="480" w:lineRule="auto"/>
        <w:ind w:firstLine="720"/>
        <w:jc w:val="both"/>
        <w:rPr>
          <w:rFonts w:ascii="Arial" w:eastAsia="Arial" w:hAnsi="Arial" w:cs="Arial"/>
          <w:color w:val="000000"/>
        </w:rPr>
      </w:pPr>
      <w:r>
        <w:rPr>
          <w:rFonts w:ascii="Arial" w:eastAsia="Arial" w:hAnsi="Arial" w:cs="Arial"/>
          <w:color w:val="000000"/>
        </w:rPr>
        <w:t xml:space="preserve">Functional MRI data were processed using </w:t>
      </w:r>
      <w:proofErr w:type="spellStart"/>
      <w:r>
        <w:rPr>
          <w:rFonts w:ascii="Arial" w:eastAsia="Arial" w:hAnsi="Arial" w:cs="Arial"/>
          <w:i/>
          <w:color w:val="000000"/>
        </w:rPr>
        <w:t>fMRIprep</w:t>
      </w:r>
      <w:proofErr w:type="spellEnd"/>
      <w:r>
        <w:rPr>
          <w:rFonts w:ascii="Arial" w:eastAsia="Arial" w:hAnsi="Arial" w:cs="Arial"/>
          <w:i/>
          <w:color w:val="000000"/>
        </w:rPr>
        <w:t xml:space="preserve"> </w:t>
      </w:r>
      <w:r>
        <w:rPr>
          <w:rFonts w:ascii="Arial" w:eastAsia="Arial" w:hAnsi="Arial" w:cs="Arial"/>
          <w:color w:val="000000"/>
        </w:rPr>
        <w:t>(v1.5.4)</w:t>
      </w:r>
      <w:r>
        <w:rPr>
          <w:rFonts w:ascii="Arial" w:eastAsia="Arial" w:hAnsi="Arial" w:cs="Arial"/>
          <w:i/>
          <w:color w:val="000000"/>
        </w:rPr>
        <w:t xml:space="preserve">, </w:t>
      </w:r>
      <w:r>
        <w:rPr>
          <w:rFonts w:ascii="Arial" w:eastAsia="Arial" w:hAnsi="Arial" w:cs="Arial"/>
          <w:color w:val="000000"/>
        </w:rPr>
        <w:t xml:space="preserve">an </w:t>
      </w:r>
      <w:proofErr w:type="gramStart"/>
      <w:r>
        <w:rPr>
          <w:rFonts w:ascii="Arial" w:eastAsia="Arial" w:hAnsi="Arial" w:cs="Arial"/>
          <w:color w:val="000000"/>
        </w:rPr>
        <w:t>open source</w:t>
      </w:r>
      <w:proofErr w:type="gramEnd"/>
      <w:r>
        <w:rPr>
          <w:rFonts w:ascii="Arial" w:eastAsia="Arial" w:hAnsi="Arial" w:cs="Arial"/>
          <w:color w:val="000000"/>
        </w:rPr>
        <w:t xml:space="preserve"> software suite designed to increase reproducibility and develop common best practices for image processing. The following boilerplate has been included unchanged, as recommended by the package maintainers.</w:t>
      </w:r>
    </w:p>
    <w:p w14:paraId="3D0E880F" w14:textId="7201907F" w:rsidR="000F625B" w:rsidRDefault="00B06370">
      <w:pPr>
        <w:spacing w:after="0" w:line="480" w:lineRule="auto"/>
        <w:ind w:firstLine="720"/>
        <w:jc w:val="both"/>
        <w:rPr>
          <w:rFonts w:ascii="Arial" w:eastAsia="Arial" w:hAnsi="Arial" w:cs="Arial"/>
          <w:color w:val="000000"/>
        </w:rPr>
      </w:pPr>
      <w:r>
        <w:rPr>
          <w:rFonts w:ascii="Arial" w:eastAsia="Arial" w:hAnsi="Arial" w:cs="Arial"/>
          <w:i/>
          <w:color w:val="000000"/>
        </w:rPr>
        <w:t xml:space="preserve">Anatomical data </w:t>
      </w:r>
      <w:r w:rsidR="00D109CF">
        <w:rPr>
          <w:rFonts w:ascii="Arial" w:eastAsia="Arial" w:hAnsi="Arial" w:cs="Arial"/>
          <w:i/>
          <w:color w:val="000000"/>
        </w:rPr>
        <w:t>preprocessing</w:t>
      </w:r>
      <w:r>
        <w:rPr>
          <w:rFonts w:ascii="Arial" w:eastAsia="Arial" w:hAnsi="Arial" w:cs="Arial"/>
          <w:i/>
          <w:color w:val="000000"/>
        </w:rPr>
        <w:t xml:space="preserve">. </w:t>
      </w:r>
      <w:r>
        <w:rPr>
          <w:rFonts w:ascii="Arial" w:eastAsia="Arial" w:hAnsi="Arial" w:cs="Arial"/>
          <w:color w:val="000000"/>
        </w:rPr>
        <w:t>The T1-weighted (T1w) image was corrected for intensity non-uniformity (INU) with </w:t>
      </w:r>
      <w:r>
        <w:rPr>
          <w:rFonts w:ascii="Courier New" w:eastAsia="Courier New" w:hAnsi="Courier New" w:cs="Courier New"/>
          <w:color w:val="000000"/>
        </w:rPr>
        <w:t>N4BiasFieldCorrection</w:t>
      </w:r>
      <w:r>
        <w:rPr>
          <w:rFonts w:ascii="Arial" w:eastAsia="Arial" w:hAnsi="Arial" w:cs="Arial"/>
          <w:color w:val="000000"/>
        </w:rPr>
        <w:t> </w:t>
      </w:r>
      <w:r w:rsidR="00140F9E">
        <w:rPr>
          <w:rFonts w:ascii="Arial" w:eastAsia="Arial" w:hAnsi="Arial" w:cs="Arial"/>
        </w:rPr>
        <w:fldChar w:fldCharType="begin"/>
      </w:r>
      <w:r w:rsidR="00BA52D4">
        <w:rPr>
          <w:rFonts w:ascii="Arial" w:eastAsia="Arial" w:hAnsi="Arial" w:cs="Arial"/>
        </w:rPr>
        <w:instrText xml:space="preserve"> ADDIN ZOTERO_ITEM CSL_CITATION {"citationID":"Zc5fjV92","properties":{"formattedCitation":"\\super 83\\nosupersub{}","plainCitation":"83","noteIndex":0},"citationItems":[{"id":1345,"uris":["http://zotero.org/users/7734491/items/JENPMM8C"],"uri":["http://zotero.org/users/7734491/items/JENPMM8C"],"itemData":{"id":1345,"type":"article-journal","abstract":"A variant of the popular nonparametric nonuniform intensity normalization (N3) algorithm is proposed for bias field correction. Given the superb performance of N3 and its public availability, it has been the subject of several evaluation studies. These studies have demonstrated the importance of certain parameters associated with the B-spline least-squares fitting. We propose the substitution of a recently developed fast and robust B-spline approximation routine and a modified hierarchical optimization scheme for improved bias field correction over the original N3 algorithm. Similar to the N3 algorithm, we also make the source code, testing, and technical documentation of our contribution, which we denote as N4ITK, available to the public through the Insight Toolkit of the National Institutes of Health. Performance assessment is demonstrated using simulated data from the publicly available Brainweb database, hyperpolarized 3He lung image data, and 9.4T postmortem hippocampus data. © 2006 IEEE.","container-title":"IEEE Transactions on Medical Imaging","DOI":"10.1109/TMI.2010.2046908","ISSN":"02780062","issue":"6","note":"PMID: 20378467","page":"1310-1320","title":"N4ITK: Improved N3 bias correction","volume":"29","author":[{"family":"Tustison","given":"Nicholas J."},{"family":"Avants","given":"Brian B."},{"family":"Cook","given":"Philip A."},{"family":"Zheng","given":"Yuanjie"},{"family":"Egan","given":"Alexander"},{"family":"Yushkevich","given":"Paul A."},{"family":"Gee","given":"James C."}],"accessed":{"date-parts":[["2021",1,19]]},"issued":{"date-parts":[["2010",6]]}}}],"schema":"https://github.com/citation-style-language/schema/raw/master/csl-citation.json"} </w:instrText>
      </w:r>
      <w:r w:rsidR="00140F9E">
        <w:rPr>
          <w:rFonts w:ascii="Arial" w:eastAsia="Arial" w:hAnsi="Arial" w:cs="Arial"/>
        </w:rPr>
        <w:fldChar w:fldCharType="separate"/>
      </w:r>
      <w:r w:rsidR="00BA52D4" w:rsidRPr="00BA52D4">
        <w:rPr>
          <w:rFonts w:ascii="Arial" w:hAnsi="Arial" w:cs="Arial"/>
          <w:szCs w:val="24"/>
          <w:vertAlign w:val="superscript"/>
        </w:rPr>
        <w:t>83</w:t>
      </w:r>
      <w:r w:rsidR="00140F9E">
        <w:rPr>
          <w:rFonts w:ascii="Arial" w:eastAsia="Arial" w:hAnsi="Arial" w:cs="Arial"/>
        </w:rPr>
        <w:fldChar w:fldCharType="end"/>
      </w:r>
      <w:r>
        <w:rPr>
          <w:rFonts w:ascii="Arial" w:eastAsia="Arial" w:hAnsi="Arial" w:cs="Arial"/>
          <w:color w:val="000000"/>
        </w:rPr>
        <w:t xml:space="preserve">, distributed with ANTs 2.2.0 </w:t>
      </w:r>
      <w:r w:rsidR="00140F9E">
        <w:rPr>
          <w:rFonts w:ascii="Arial" w:eastAsia="Arial" w:hAnsi="Arial" w:cs="Arial"/>
          <w:color w:val="000000"/>
        </w:rPr>
        <w:fldChar w:fldCharType="begin"/>
      </w:r>
      <w:r w:rsidR="00BA52D4">
        <w:rPr>
          <w:rFonts w:ascii="Arial" w:eastAsia="Arial" w:hAnsi="Arial" w:cs="Arial"/>
          <w:color w:val="000000"/>
        </w:rPr>
        <w:instrText xml:space="preserve"> ADDIN ZOTERO_ITEM CSL_CITATION {"citationID":"Swhw8e13","properties":{"formattedCitation":"\\super 84\\nosupersub{}","plainCitation":"84","noteIndex":0},"citationItems":[{"id":1366,"uris":["http://zotero.org/users/7734491/items/R7RMF5PW"],"uri":["http://zotero.org/users/7734491/items/R7RMF5PW"],"itemData":{"id":1366,"type":"article-journal","abstract":"One of the most challenging problems in modern neuroimaging is detailed characterization of neurodegeneration. Quantifying spatial and longitudinal atrophy patterns is an important component of this process. These spatiotemporal signals will aid in discriminating between related diseases, such as frontotemporal dementia (FTD) and Alzheimer's disease (AD), which manifest themselves in the same at-risk population. Here, we develop a novel symmetric image normalization method (SyN) for maximizing the cross-correlation within the space of diffeomorphic maps and provide the Euler-Lagrange equations necessary for this optimization. We then turn to a careful evaluation of our method. Our evaluation uses gold standard, human cortical segmentation to contrast SyN's performance with a related elastic method and with the standard ITK implementation of Thirion's Demons algorithm. The new method compares favorably with both approaches, in particular when the distance between the template brain and the target brain is large. We then report the correlation of volumes gained by algorithmic cortical labelings of FTD and control subjects with those gained by the manual rater. This comparison shows that, of the three methods tested, SyN's volume measurements are the most strongly correlated with volume measurements gained by expert labeling. This study indicates that SyN, with cross-correlation, is a reliable method for normalizing and making anatomical measurements in volumetric MRI of patients and at-risk elderly individuals.","container-title":"Medical Image Analysis","DOI":"10.1016/j.media.2007.06.004","ISSN":"13618415","issue":"1","note":"PMID: 17659998","page":"26-41","title":"Symmetric diffeomorphic image registration with cross-correlation: Evaluating automated labeling of elderly and neurodegenerative brain","URL":"www.itk.org","volume":"12","author":[{"family":"Avants","given":"B B"},{"family":"Epstein","given":"C L"},{"family":"Grossman","given":"M"},{"family":"Gee","given":"J C"}],"accessed":{"date-parts":[["2021",1,19]]},"issued":{"date-parts":[["2008"]]}}}],"schema":"https://github.com/citation-style-language/schema/raw/master/csl-citation.json"} </w:instrText>
      </w:r>
      <w:r w:rsidR="00140F9E">
        <w:rPr>
          <w:rFonts w:ascii="Arial" w:eastAsia="Arial" w:hAnsi="Arial" w:cs="Arial"/>
          <w:color w:val="000000"/>
        </w:rPr>
        <w:fldChar w:fldCharType="separate"/>
      </w:r>
      <w:r w:rsidR="00BA52D4" w:rsidRPr="00BA52D4">
        <w:rPr>
          <w:rFonts w:ascii="Arial" w:hAnsi="Arial" w:cs="Arial"/>
          <w:szCs w:val="24"/>
          <w:vertAlign w:val="superscript"/>
        </w:rPr>
        <w:t>84</w:t>
      </w:r>
      <w:r w:rsidR="00140F9E">
        <w:rPr>
          <w:rFonts w:ascii="Arial" w:eastAsia="Arial" w:hAnsi="Arial" w:cs="Arial"/>
          <w:color w:val="000000"/>
        </w:rPr>
        <w:fldChar w:fldCharType="end"/>
      </w:r>
      <w:r>
        <w:rPr>
          <w:rFonts w:ascii="Arial" w:eastAsia="Arial" w:hAnsi="Arial" w:cs="Arial"/>
          <w:color w:val="000000"/>
        </w:rPr>
        <w:t>, and used as T1w-reference throughout the workflow. The T1w-reference was then skull-stripped with a </w:t>
      </w:r>
      <w:proofErr w:type="spellStart"/>
      <w:r>
        <w:rPr>
          <w:rFonts w:ascii="Arial" w:eastAsia="Arial" w:hAnsi="Arial" w:cs="Arial"/>
          <w:i/>
          <w:color w:val="000000"/>
        </w:rPr>
        <w:t>Nipype</w:t>
      </w:r>
      <w:proofErr w:type="spellEnd"/>
      <w:r>
        <w:rPr>
          <w:rFonts w:ascii="Arial" w:eastAsia="Arial" w:hAnsi="Arial" w:cs="Arial"/>
          <w:color w:val="000000"/>
        </w:rPr>
        <w:t> implementation of the </w:t>
      </w:r>
      <w:r>
        <w:rPr>
          <w:rFonts w:ascii="Courier New" w:eastAsia="Courier New" w:hAnsi="Courier New" w:cs="Courier New"/>
          <w:color w:val="000000"/>
        </w:rPr>
        <w:t>antsBrainExtraction.sh</w:t>
      </w:r>
      <w:r>
        <w:rPr>
          <w:rFonts w:ascii="Arial" w:eastAsia="Arial" w:hAnsi="Arial" w:cs="Arial"/>
          <w:color w:val="000000"/>
        </w:rPr>
        <w:t xml:space="preserve"> workflow (from ANTs), using </w:t>
      </w:r>
      <w:r>
        <w:rPr>
          <w:rFonts w:ascii="Courier New" w:eastAsia="Courier New" w:hAnsi="Courier New" w:cs="Courier New"/>
          <w:color w:val="000000"/>
        </w:rPr>
        <w:t>OASIS30ANTs</w:t>
      </w:r>
      <w:r>
        <w:rPr>
          <w:rFonts w:ascii="Arial" w:eastAsia="Arial" w:hAnsi="Arial" w:cs="Arial"/>
          <w:color w:val="000000"/>
        </w:rPr>
        <w:t xml:space="preserve"> as target template. Brain tissue segmentation of cerebrospinal fluid (CSF), white-matter (WM) and gray-matter (GM) was performed on the brain-extracted T1w using </w:t>
      </w:r>
      <w:r>
        <w:rPr>
          <w:rFonts w:ascii="Courier New" w:eastAsia="Courier New" w:hAnsi="Courier New" w:cs="Courier New"/>
          <w:color w:val="000000"/>
        </w:rPr>
        <w:t>fast</w:t>
      </w:r>
      <w:r>
        <w:rPr>
          <w:rFonts w:ascii="Arial" w:eastAsia="Arial" w:hAnsi="Arial" w:cs="Arial"/>
          <w:color w:val="000000"/>
        </w:rPr>
        <w:t xml:space="preserve"> (FSL 5.0.9 </w:t>
      </w:r>
      <w:r w:rsidR="00140F9E">
        <w:rPr>
          <w:rFonts w:ascii="Arial" w:eastAsia="Arial" w:hAnsi="Arial" w:cs="Arial"/>
          <w:color w:val="000000"/>
        </w:rPr>
        <w:fldChar w:fldCharType="begin"/>
      </w:r>
      <w:r w:rsidR="00BA52D4">
        <w:rPr>
          <w:rFonts w:ascii="Arial" w:eastAsia="Arial" w:hAnsi="Arial" w:cs="Arial"/>
          <w:color w:val="000000"/>
        </w:rPr>
        <w:instrText xml:space="preserve"> ADDIN ZOTERO_ITEM CSL_CITATION {"citationID":"Uu6bwcdB","properties":{"formattedCitation":"\\super 85\\nosupersub{}","plainCitation":"85","noteIndex":0},"citationItems":[{"id":1344,"uris":["http://zotero.org/users/7734491/items/AFKIAEF9"],"uri":["http://zotero.org/users/7734491/items/AFKIAEF9"],"itemData":{"id":1344,"type":"article-journal","abstract":"The finite mixture (FM) model is the most commonly used model for statistical segmentation of brain magnetic resonance (MR) images because of its simple mathematical form and the piecewise constant nature of ideal brain MR images. However, being a histogram-based model, the FM has an intrinsic limitation-no spatial information is taken into account. This causes the FM model to work only on well-defined images with low levels of noise; unfortunately, this is often not the case due to artifacts such as partial volume effect and bias field distortion. Under these conditions, FM model-based methods produce unreliable results. In this paper, we propose a novel hidden Markov random field (HMRF) model, which is a stochastic process generated by a MRF whose state sequence cannot be observed directly but which can be indirectly estimated through observations. Mathematically, it can be shown that the FM model is a degenerate version of the HMRF model. The advantage of the HMRF model derives from the way in which the spatial information is encoded through the mutual influences of neighboring sites. Although MRF modeling has been employed in MR image segmentation by other researchers, most reported methods are limited to using MRF as a general prior in an FM model-based approach. To fit the HMRF model, an EM algorithm is used. We show that by incorporating both the HMRF model and the EM algorithm into a HMRF-EM framework, an accurate and robust segmentation can be achieved. More importantly, the HMRF-EM framework can easily be combined with other techniques. As an example, we show how the bias field correction algorithm of Guillemaud and Brady (1997) can be incorporated into this framework to achieve a three-dimensional fully automated approach for brain MR image segmentation.","container-title":"IEEE Transactions on Medical Imaging","DOI":"10.1109/42.906424","ISSN":"02780062","issue":"1","note":"PMID: 11293691","page":"45-57","title":"Segmentation of brain MR images through a hidden Markov random field model and the expectation-maximization algorithm","volume":"20","author":[{"family":"Zhang","given":"Yongyue"},{"family":"Brady","given":"Michael"},{"family":"Smith","given":"Stephen"}],"accessed":{"date-parts":[["2021",1,19]]},"issued":{"date-parts":[["2001",1]]}}}],"schema":"https://github.com/citation-style-language/schema/raw/master/csl-citation.json"} </w:instrText>
      </w:r>
      <w:r w:rsidR="00140F9E">
        <w:rPr>
          <w:rFonts w:ascii="Arial" w:eastAsia="Arial" w:hAnsi="Arial" w:cs="Arial"/>
          <w:color w:val="000000"/>
        </w:rPr>
        <w:fldChar w:fldCharType="separate"/>
      </w:r>
      <w:r w:rsidR="00BA52D4" w:rsidRPr="00BA52D4">
        <w:rPr>
          <w:rFonts w:ascii="Arial" w:hAnsi="Arial" w:cs="Arial"/>
          <w:szCs w:val="24"/>
          <w:vertAlign w:val="superscript"/>
        </w:rPr>
        <w:t>85</w:t>
      </w:r>
      <w:r w:rsidR="00140F9E">
        <w:rPr>
          <w:rFonts w:ascii="Arial" w:eastAsia="Arial" w:hAnsi="Arial" w:cs="Arial"/>
          <w:color w:val="000000"/>
        </w:rPr>
        <w:fldChar w:fldCharType="end"/>
      </w:r>
      <w:r w:rsidR="00140F9E">
        <w:rPr>
          <w:rFonts w:ascii="Arial" w:eastAsia="Arial" w:hAnsi="Arial" w:cs="Arial"/>
        </w:rPr>
        <w:t>)</w:t>
      </w:r>
      <w:r>
        <w:rPr>
          <w:rFonts w:ascii="Arial" w:eastAsia="Arial" w:hAnsi="Arial" w:cs="Arial"/>
          <w:color w:val="000000"/>
        </w:rPr>
        <w:t>. Brain surfaces were reconstructed using recon-all (</w:t>
      </w:r>
      <w:proofErr w:type="spellStart"/>
      <w:r>
        <w:rPr>
          <w:rFonts w:ascii="Arial" w:eastAsia="Arial" w:hAnsi="Arial" w:cs="Arial"/>
          <w:color w:val="000000"/>
        </w:rPr>
        <w:t>FreeSurfer</w:t>
      </w:r>
      <w:proofErr w:type="spellEnd"/>
      <w:r>
        <w:rPr>
          <w:rFonts w:ascii="Arial" w:eastAsia="Arial" w:hAnsi="Arial" w:cs="Arial"/>
          <w:color w:val="000000"/>
        </w:rPr>
        <w:t xml:space="preserve"> 6.0.1, </w:t>
      </w:r>
      <w:r w:rsidR="00140F9E">
        <w:rPr>
          <w:rFonts w:ascii="Arial" w:eastAsia="Arial" w:hAnsi="Arial" w:cs="Arial"/>
          <w:color w:val="000000"/>
        </w:rPr>
        <w:fldChar w:fldCharType="begin"/>
      </w:r>
      <w:r w:rsidR="00BA52D4">
        <w:rPr>
          <w:rFonts w:ascii="Arial" w:eastAsia="Arial" w:hAnsi="Arial" w:cs="Arial"/>
          <w:color w:val="000000"/>
        </w:rPr>
        <w:instrText xml:space="preserve"> ADDIN ZOTERO_ITEM CSL_CITATION {"citationID":"sRAdk04K","properties":{"formattedCitation":"\\super 86\\nosupersub{}","plainCitation":"86","noteIndex":0},"citationItems":[{"id":1360,"uris":["http://zotero.org/users/7734491/items/3B4NSGYT"],"uri":["http://zotero.org/users/7734491/items/3B4NSGYT"],"itemData":{"id":1360,"type":"article-journal","abstract":"Several properties of the cerebral cortex, including its columnar and laminar organization, as well as the topographic organization of cortical areas, can only be properly understood in the context of the intrinsic two- dimensional structure of the cortical surface. In order to study such cortical properties in humans, it is necessary to obtain an accurate and explicit representation of the cortical surface in individual subjects. Here we describe a set of automated procedures for obtaining accurate reconstructions of the cortical surface, which have been applied to data from more than 100 subjects, requiring little or no manual intervention. Automated routines for unfolding and flattening the cortical surface are described in a companion paper. These procedures allow for the routine use of cortical surface-based analysis and visualization methods in functional brain imaging.","container-title":"NeuroImage","DOI":"10.1006/nimg.1998.0395","ISSN":"10538119","issue":"2","note":"PMID: 9931268","page":"179-194","title":"Cortical surface-based analysis: I. Segmentation and surface reconstruction","URL":"http://www.idealibrary.com","volume":"9","author":[{"family":"Dale","given":"Anders M"},{"family":"Fischl","given":"Bruce"},{"family":"Sereno","given":"Martin I"}],"accessed":{"date-parts":[["2021",1,19]]},"issued":{"date-parts":[["1999"]]}}}],"schema":"https://github.com/citation-style-language/schema/raw/master/csl-citation.json"} </w:instrText>
      </w:r>
      <w:r w:rsidR="00140F9E">
        <w:rPr>
          <w:rFonts w:ascii="Arial" w:eastAsia="Arial" w:hAnsi="Arial" w:cs="Arial"/>
          <w:color w:val="000000"/>
        </w:rPr>
        <w:fldChar w:fldCharType="separate"/>
      </w:r>
      <w:r w:rsidR="00BA52D4" w:rsidRPr="00BA52D4">
        <w:rPr>
          <w:rFonts w:ascii="Arial" w:hAnsi="Arial" w:cs="Arial"/>
          <w:szCs w:val="24"/>
          <w:vertAlign w:val="superscript"/>
        </w:rPr>
        <w:t>86</w:t>
      </w:r>
      <w:r w:rsidR="00140F9E">
        <w:rPr>
          <w:rFonts w:ascii="Arial" w:eastAsia="Arial" w:hAnsi="Arial" w:cs="Arial"/>
          <w:color w:val="000000"/>
        </w:rPr>
        <w:fldChar w:fldCharType="end"/>
      </w:r>
      <w:r w:rsidR="00140F9E">
        <w:rPr>
          <w:rFonts w:ascii="Arial" w:eastAsia="Arial" w:hAnsi="Arial" w:cs="Arial"/>
          <w:color w:val="000000"/>
        </w:rPr>
        <w:t>)</w:t>
      </w:r>
      <w:r>
        <w:rPr>
          <w:rFonts w:ascii="Arial" w:eastAsia="Arial" w:hAnsi="Arial" w:cs="Arial"/>
          <w:color w:val="000000"/>
        </w:rPr>
        <w:t xml:space="preserve">, and the brain mask estimated previously was refined with a custom variation of the method to reconcile ANTs-derived and </w:t>
      </w:r>
      <w:proofErr w:type="spellStart"/>
      <w:r>
        <w:rPr>
          <w:rFonts w:ascii="Arial" w:eastAsia="Arial" w:hAnsi="Arial" w:cs="Arial"/>
          <w:color w:val="000000"/>
        </w:rPr>
        <w:t>FreeSurfer</w:t>
      </w:r>
      <w:proofErr w:type="spellEnd"/>
      <w:r>
        <w:rPr>
          <w:rFonts w:ascii="Arial" w:eastAsia="Arial" w:hAnsi="Arial" w:cs="Arial"/>
          <w:color w:val="000000"/>
        </w:rPr>
        <w:t xml:space="preserve">-derived segmentations of the cortical gray-matter of </w:t>
      </w:r>
      <w:proofErr w:type="spellStart"/>
      <w:r>
        <w:rPr>
          <w:rFonts w:ascii="Arial" w:eastAsia="Arial" w:hAnsi="Arial" w:cs="Arial"/>
          <w:color w:val="000000"/>
        </w:rPr>
        <w:t>Mindboggle</w:t>
      </w:r>
      <w:proofErr w:type="spellEnd"/>
      <w:r>
        <w:rPr>
          <w:rFonts w:ascii="Arial" w:eastAsia="Arial" w:hAnsi="Arial" w:cs="Arial"/>
          <w:color w:val="000000"/>
        </w:rPr>
        <w:t> </w:t>
      </w:r>
      <w:r w:rsidR="00140F9E">
        <w:rPr>
          <w:rFonts w:ascii="Arial" w:eastAsia="Arial" w:hAnsi="Arial" w:cs="Arial"/>
          <w:color w:val="000000"/>
        </w:rPr>
        <w:fldChar w:fldCharType="begin"/>
      </w:r>
      <w:r w:rsidR="00BA52D4">
        <w:rPr>
          <w:rFonts w:ascii="Arial" w:eastAsia="Arial" w:hAnsi="Arial" w:cs="Arial"/>
          <w:color w:val="000000"/>
        </w:rPr>
        <w:instrText xml:space="preserve"> ADDIN ZOTERO_ITEM CSL_CITATION {"citationID":"F2ZOVFkM","properties":{"formattedCitation":"\\super 87\\nosupersub{}","plainCitation":"87","noteIndex":0},"citationItems":[{"id":1348,"uris":["http://zotero.org/users/7734491/items/SAB5LTHN"],"uri":["http://zotero.org/users/7734491/items/SAB5LTHN"],"itemData":{"id":1348,"type":"article-journal","abstract":"Mindboggle (http://mindboggle.info) is an open source brain morphometry platform that takes in preprocessed T1-weighted MRI data and outputs volume, surface, and tabular data containing label, feature, and shape information for further analysis. In this article, we document the software and demonstrate its use in studies of shape variation in healthy and diseased humans. The number of different shape measures and the size of the populations make this the largest and most detailed shape analysis of human brains ever conducted. Brain image morphometry shows great potential for providing much-needed biological markers for diagnosing, tracking, and predicting progression of mental health disorders. Very few software algorithms provide more than measures of volume and cortical thickness, while more subtle shape measures may provide more sensitive and specific biomarkers. Mindboggle computes a variety of (primarily surface-based) shapes: area, volume, thickness, curvature, depth, Laplace-Beltrami spectra, Zernike moments, etc. We evaluate Mindboggle’s algorithms using the largest set of manually labeled, publicly available brain images in the world and compare them against state-of-the-art algorithms where they exist. All data, code, and results of these evaluations are publicly available.","container-title":"PLoS Computational Biology","DOI":"10.1371/journal.pcbi.1005350","ISSN":"15537358","issue":"2","note":"PMID: 28231282\npublisher: Public Library of Science","page":"e1005350","title":"Mindboggling morphometry of human brains","URL":"https://www.","volume":"13","author":[{"family":"Klein","given":"Arno"},{"family":"Ghosh","given":"Satrajit S."},{"family":"Bao","given":"Forrest S."},{"family":"Giard","given":"Joachim"},{"family":"Häme","given":"Yrjö"},{"family":"Stavsky","given":"Eliezer"},{"family":"Lee","given":"Noah"},{"family":"Rossa","given":"Brian"},{"family":"Reuter","given":"Martin"},{"family":"Chaibub Neto","given":"Elias"},{"family":"Keshavan","given":"Anisha"}],"accessed":{"date-parts":[["2021",1,19]]},"issued":{"date-parts":[["2017",2,1]]}}}],"schema":"https://github.com/citation-style-language/schema/raw/master/csl-citation.json"} </w:instrText>
      </w:r>
      <w:r w:rsidR="00140F9E">
        <w:rPr>
          <w:rFonts w:ascii="Arial" w:eastAsia="Arial" w:hAnsi="Arial" w:cs="Arial"/>
          <w:color w:val="000000"/>
        </w:rPr>
        <w:fldChar w:fldCharType="separate"/>
      </w:r>
      <w:r w:rsidR="00BA52D4" w:rsidRPr="00BA52D4">
        <w:rPr>
          <w:rFonts w:ascii="Arial" w:hAnsi="Arial" w:cs="Arial"/>
          <w:szCs w:val="24"/>
          <w:vertAlign w:val="superscript"/>
        </w:rPr>
        <w:t>87</w:t>
      </w:r>
      <w:r w:rsidR="00140F9E">
        <w:rPr>
          <w:rFonts w:ascii="Arial" w:eastAsia="Arial" w:hAnsi="Arial" w:cs="Arial"/>
          <w:color w:val="000000"/>
        </w:rPr>
        <w:fldChar w:fldCharType="end"/>
      </w:r>
      <w:r>
        <w:rPr>
          <w:rFonts w:ascii="Arial" w:eastAsia="Arial" w:hAnsi="Arial" w:cs="Arial"/>
          <w:color w:val="000000"/>
        </w:rPr>
        <w:t>. Volume-based spatial normalization to one standard space (MNI152NLin2009cAsym) was performed through nonlinear registration with </w:t>
      </w:r>
      <w:proofErr w:type="spellStart"/>
      <w:r>
        <w:rPr>
          <w:rFonts w:ascii="Courier New" w:eastAsia="Courier New" w:hAnsi="Courier New" w:cs="Courier New"/>
          <w:color w:val="000000"/>
        </w:rPr>
        <w:t>antsRegistration</w:t>
      </w:r>
      <w:proofErr w:type="spellEnd"/>
      <w:r>
        <w:rPr>
          <w:rFonts w:ascii="Arial" w:eastAsia="Arial" w:hAnsi="Arial" w:cs="Arial"/>
          <w:color w:val="000000"/>
        </w:rPr>
        <w:t> (ANTs 2.2.0), using brain-extracted versions of both T1w reference and the T1w template. The following template was selected for spatial normalization: </w:t>
      </w:r>
      <w:r>
        <w:rPr>
          <w:rFonts w:ascii="Arial" w:eastAsia="Arial" w:hAnsi="Arial" w:cs="Arial"/>
          <w:i/>
          <w:color w:val="000000"/>
        </w:rPr>
        <w:t xml:space="preserve">ICBM 152 Nonlinear Asymmetrical template version 2009c </w:t>
      </w:r>
      <w:r w:rsidR="00140F9E">
        <w:rPr>
          <w:rFonts w:ascii="Arial" w:eastAsia="Arial" w:hAnsi="Arial" w:cs="Arial"/>
          <w:i/>
          <w:color w:val="000000"/>
        </w:rPr>
        <w:fldChar w:fldCharType="begin"/>
      </w:r>
      <w:r w:rsidR="00BA52D4">
        <w:rPr>
          <w:rFonts w:ascii="Arial" w:eastAsia="Arial" w:hAnsi="Arial" w:cs="Arial"/>
          <w:i/>
          <w:color w:val="000000"/>
        </w:rPr>
        <w:instrText xml:space="preserve"> ADDIN ZOTERO_ITEM CSL_CITATION {"citationID":"ll0Q8vMP","properties":{"formattedCitation":"\\super 88\\nosupersub{}","plainCitation":"88","noteIndex":0},"citationItems":[{"id":1354,"uris":["http://zotero.org/users/7734491/items/C6HM5JGK"],"uri":["http://zotero.org/users/7734491/items/C6HM5JGK"],"itemData":{"id":1354,"type":"article-journal","abstract":"Spatial normalization, registration, and segmentation techniques for Magnetic Resonance Imaging (MRI) often use a target or template volume to facilitate processing, take advantage of prior information, and define a common coordinate system for analysis. In the neuroimaging literature, the MNI305 Talairach-like coordinate system is often used as a standard template. However, when studying pediatric populations, variation from the adult brain makes the MNI305 suboptimal for processing brain images of children. Morphological changes occurring during development render the use of age-appropriate templates desirable to reduce potential errors and minimize bias during processing of pediatric data. This paper presents the methods used to create unbiased, age-appropriate MRI atlas templates for pediatric studies that represent the average anatomy for the age range of 4.5-18.5. years, while maintaining a high level of anatomical detail and contrast. The creation of anatomical T1-weighted, T2-weighted, and proton density-weighted templates for specific developmentally important age-ranges, used data derived from the largest epidemiological, representative (healthy and normal) sample of the U.S. population, where each subject was carefully screened for medical and psychiatric factors and characterized using established neuropsychological and behavioral assessments. Use of these age-specific templates was evaluated by computing average tissue maps for gray matter, white matter, and cerebrospinal fluid for each specific age range, and by conducting an exemplar voxel-wise deformation-based morphometry study using 66 young (4.5-6.9. years) participants to demonstrate the benefits of using the age-appropriate templates. The public availability of these atlases/templates will facilitate analysis of pediatric MRI data and enable comparison of results between studies in a common standardized space specific to pediatric research. © 2010 Elsevier Inc.","container-title":"NeuroImage","DOI":"10.1016/s1053-8119(09)70884-5","ISSN":"10538119","note":"publisher: Elsevier BV","page":"S102","title":"Unbiased nonlinear average age-appropriate brain templates from birth to adulthood","volume":"47","author":[{"family":"Fonov","given":"VS"},{"family":"Evans","given":"AC"},{"family":"McKinstry","given":"RC"},{"family":"Almli","given":"CR"},{"family":"Collins","given":"DL"}],"accessed":{"date-parts":[["2021",1,19]]},"issued":{"date-parts":[["2009",7,1]]}}}],"schema":"https://github.com/citation-style-language/schema/raw/master/csl-citation.json"} </w:instrText>
      </w:r>
      <w:r w:rsidR="00140F9E">
        <w:rPr>
          <w:rFonts w:ascii="Arial" w:eastAsia="Arial" w:hAnsi="Arial" w:cs="Arial"/>
          <w:i/>
          <w:color w:val="000000"/>
        </w:rPr>
        <w:fldChar w:fldCharType="separate"/>
      </w:r>
      <w:r w:rsidR="00BA52D4" w:rsidRPr="00BA52D4">
        <w:rPr>
          <w:rFonts w:ascii="Arial" w:hAnsi="Arial" w:cs="Arial"/>
          <w:szCs w:val="24"/>
          <w:vertAlign w:val="superscript"/>
        </w:rPr>
        <w:t>88</w:t>
      </w:r>
      <w:r w:rsidR="00140F9E">
        <w:rPr>
          <w:rFonts w:ascii="Arial" w:eastAsia="Arial" w:hAnsi="Arial" w:cs="Arial"/>
          <w:i/>
          <w:color w:val="000000"/>
        </w:rPr>
        <w:fldChar w:fldCharType="end"/>
      </w:r>
      <w:r>
        <w:rPr>
          <w:rFonts w:ascii="Arial" w:eastAsia="Arial" w:hAnsi="Arial" w:cs="Arial"/>
          <w:color w:val="000000"/>
        </w:rPr>
        <w:t>.</w:t>
      </w:r>
    </w:p>
    <w:p w14:paraId="71867333" w14:textId="5F682EE8" w:rsidR="000F625B" w:rsidRDefault="00B06370">
      <w:pPr>
        <w:spacing w:after="0" w:line="480" w:lineRule="auto"/>
        <w:ind w:firstLine="720"/>
        <w:jc w:val="both"/>
        <w:rPr>
          <w:rFonts w:ascii="Arial" w:eastAsia="Arial" w:hAnsi="Arial" w:cs="Arial"/>
          <w:color w:val="000000"/>
        </w:rPr>
      </w:pPr>
      <w:r>
        <w:rPr>
          <w:rFonts w:ascii="Arial" w:eastAsia="Arial" w:hAnsi="Arial" w:cs="Arial"/>
          <w:i/>
          <w:color w:val="000000"/>
        </w:rPr>
        <w:t xml:space="preserve">Functional data preprocessing. </w:t>
      </w:r>
      <w:r>
        <w:rPr>
          <w:rFonts w:ascii="Arial" w:eastAsia="Arial" w:hAnsi="Arial" w:cs="Arial"/>
          <w:color w:val="000000"/>
        </w:rPr>
        <w:t>For each of the 9 BOLD runs found per subject (across all tasks and sessions), the following preprocessing was performed. First, a reference volume and its skull-stripped version were generated using a custom methodology of </w:t>
      </w:r>
      <w:proofErr w:type="spellStart"/>
      <w:r>
        <w:rPr>
          <w:rFonts w:ascii="Arial" w:eastAsia="Arial" w:hAnsi="Arial" w:cs="Arial"/>
          <w:i/>
          <w:color w:val="000000"/>
        </w:rPr>
        <w:t>fMRIPrep</w:t>
      </w:r>
      <w:proofErr w:type="spellEnd"/>
      <w:r>
        <w:rPr>
          <w:rFonts w:ascii="Arial" w:eastAsia="Arial" w:hAnsi="Arial" w:cs="Arial"/>
          <w:color w:val="000000"/>
        </w:rPr>
        <w:t>. Susceptibility distortion correction (SDC) was omitted as no field maps were collected. The BOLD reference was then co-registered to the T1w reference using </w:t>
      </w:r>
      <w:proofErr w:type="spellStart"/>
      <w:r>
        <w:rPr>
          <w:rFonts w:ascii="Courier New" w:eastAsia="Courier New" w:hAnsi="Courier New" w:cs="Courier New"/>
          <w:color w:val="000000"/>
        </w:rPr>
        <w:t>bbregister</w:t>
      </w:r>
      <w:proofErr w:type="spellEnd"/>
      <w:r>
        <w:rPr>
          <w:rFonts w:ascii="Arial" w:eastAsia="Arial" w:hAnsi="Arial" w:cs="Arial"/>
          <w:color w:val="000000"/>
        </w:rPr>
        <w:t> (</w:t>
      </w:r>
      <w:proofErr w:type="spellStart"/>
      <w:r>
        <w:rPr>
          <w:rFonts w:ascii="Arial" w:eastAsia="Arial" w:hAnsi="Arial" w:cs="Arial"/>
          <w:color w:val="000000"/>
        </w:rPr>
        <w:t>FreeSurfer</w:t>
      </w:r>
      <w:proofErr w:type="spellEnd"/>
      <w:r>
        <w:rPr>
          <w:rFonts w:ascii="Arial" w:eastAsia="Arial" w:hAnsi="Arial" w:cs="Arial"/>
          <w:color w:val="000000"/>
        </w:rPr>
        <w:t xml:space="preserve">) which implements </w:t>
      </w:r>
      <w:r>
        <w:rPr>
          <w:rFonts w:ascii="Arial" w:eastAsia="Arial" w:hAnsi="Arial" w:cs="Arial"/>
          <w:color w:val="000000"/>
        </w:rPr>
        <w:lastRenderedPageBreak/>
        <w:t>boundary-based registration</w:t>
      </w:r>
      <w:r w:rsidR="00EF0A98">
        <w:rPr>
          <w:rFonts w:ascii="Arial" w:eastAsia="Arial" w:hAnsi="Arial" w:cs="Arial"/>
          <w:color w:val="000000"/>
        </w:rPr>
        <w:t xml:space="preserve"> </w:t>
      </w:r>
      <w:r w:rsidR="00EF0A98">
        <w:rPr>
          <w:rFonts w:ascii="Arial" w:eastAsia="Arial" w:hAnsi="Arial" w:cs="Arial"/>
          <w:color w:val="000000"/>
        </w:rPr>
        <w:fldChar w:fldCharType="begin"/>
      </w:r>
      <w:r w:rsidR="00BA52D4">
        <w:rPr>
          <w:rFonts w:ascii="Arial" w:eastAsia="Arial" w:hAnsi="Arial" w:cs="Arial"/>
          <w:color w:val="000000"/>
        </w:rPr>
        <w:instrText xml:space="preserve"> ADDIN ZOTERO_ITEM CSL_CITATION {"citationID":"WGbtl0jD","properties":{"formattedCitation":"\\super 89\\nosupersub{}","plainCitation":"89","noteIndex":0},"citationItems":[{"id":1352,"uris":["http://zotero.org/users/7734491/items/IIXRFUA5"],"uri":["http://zotero.org/users/7734491/items/IIXRFUA5"],"itemData":{"id":1352,"type":"article-journal","abstract":"The fine spatial scales of the structures in the human brain represent an enormous challenge to the successful integration of information from different images for both within- and between-subject analysis. While many algorithms to register image pairs from the same subject exist, visual inspection shows that their accuracy and robustness to be suspect, particularly when there are strong intensity gradients and/or only part of the brain is imaged. This paper introduces a new algorithm called Boundary-Based Registration, or BBR. The novelty of BBR is that it treats the two images very differently. The reference image must be of sufficient resolution and quality to extract surfaces that separate tissue types. The input image is then aligned to the reference by maximizing the intensity gradient across tissue boundaries. Several lower quality images can be aligned through their alignment with the reference. Visual inspection and fMRI results show that BBR is more accurate than correlation ratio or normalized mutual information and is considerably more robust to even strong intensity inhomogeneities. BBR also excels at aligning partial-brain images to whole-brain images, a domain in which existing registration algorithms frequently fail. Even in the limit of registering a single slice, we show the BBR results to be robust and accurate. © 2009 Elsevier Inc. All rights reserved.","container-title":"NeuroImage","DOI":"10.1016/j.neuroimage.2009.06.060","ISSN":"10538119","issue":"1","note":"PMID: 19573611","page":"63-72","title":"Accurate and robust brain image alignment using boundary-based registration","URL":"www.brainvoyager.","volume":"48","author":[{"family":"Greve","given":"Douglas N"},{"family":"Fischl","given":"Bruce"}],"accessed":{"date-parts":[["2021",1,19]]},"issued":{"date-parts":[["2009"]]}}}],"schema":"https://github.com/citation-style-language/schema/raw/master/csl-citation.json"} </w:instrText>
      </w:r>
      <w:r w:rsidR="00EF0A98">
        <w:rPr>
          <w:rFonts w:ascii="Arial" w:eastAsia="Arial" w:hAnsi="Arial" w:cs="Arial"/>
          <w:color w:val="000000"/>
        </w:rPr>
        <w:fldChar w:fldCharType="separate"/>
      </w:r>
      <w:r w:rsidR="00BA52D4" w:rsidRPr="00BA52D4">
        <w:rPr>
          <w:rFonts w:ascii="Arial" w:hAnsi="Arial" w:cs="Arial"/>
          <w:szCs w:val="24"/>
          <w:vertAlign w:val="superscript"/>
        </w:rPr>
        <w:t>89</w:t>
      </w:r>
      <w:r w:rsidR="00EF0A98">
        <w:rPr>
          <w:rFonts w:ascii="Arial" w:eastAsia="Arial" w:hAnsi="Arial" w:cs="Arial"/>
          <w:color w:val="000000"/>
        </w:rPr>
        <w:fldChar w:fldCharType="end"/>
      </w:r>
      <w:r>
        <w:rPr>
          <w:rFonts w:ascii="Arial" w:eastAsia="Arial" w:hAnsi="Arial" w:cs="Arial"/>
          <w:color w:val="000000"/>
        </w:rPr>
        <w:t>. Co-registration was configured with six degrees of freedom. Head-motion parameters with respect to the BOLD reference (transformation matrices, and six corresponding rotation and translation parameters) are estimated before any spatiotemporal filtering using </w:t>
      </w:r>
      <w:proofErr w:type="spellStart"/>
      <w:r>
        <w:rPr>
          <w:rFonts w:ascii="Courier New" w:eastAsia="Courier New" w:hAnsi="Courier New" w:cs="Courier New"/>
          <w:color w:val="000000"/>
        </w:rPr>
        <w:t>mcflirt</w:t>
      </w:r>
      <w:proofErr w:type="spellEnd"/>
      <w:r>
        <w:rPr>
          <w:rFonts w:ascii="Arial" w:eastAsia="Arial" w:hAnsi="Arial" w:cs="Arial"/>
          <w:color w:val="000000"/>
        </w:rPr>
        <w:t> (FSL 5.0.9</w:t>
      </w:r>
      <w:r w:rsidR="00EA18CB">
        <w:rPr>
          <w:rFonts w:ascii="Arial" w:eastAsia="Arial" w:hAnsi="Arial" w:cs="Arial"/>
          <w:color w:val="000000"/>
        </w:rPr>
        <w:t xml:space="preserve"> </w:t>
      </w:r>
      <w:r w:rsidR="0088018C">
        <w:rPr>
          <w:rFonts w:ascii="Arial" w:eastAsia="Arial" w:hAnsi="Arial" w:cs="Arial"/>
          <w:color w:val="000000"/>
        </w:rPr>
        <w:fldChar w:fldCharType="begin"/>
      </w:r>
      <w:r w:rsidR="00BA52D4">
        <w:rPr>
          <w:rFonts w:ascii="Arial" w:eastAsia="Arial" w:hAnsi="Arial" w:cs="Arial"/>
          <w:color w:val="000000"/>
        </w:rPr>
        <w:instrText xml:space="preserve"> ADDIN ZOTERO_ITEM CSL_CITATION {"citationID":"exleZegd","properties":{"formattedCitation":"\\super 90\\nosupersub{}","plainCitation":"90","noteIndex":0},"citationItems":[{"id":1350,"uris":["http://zotero.org/users/7734491/items/YEJZJTRX"],"uri":["http://zotero.org/users/7734491/items/YEJZJTRX"],"itemData":{"id":1350,"type":"article-journal","abstract":"Linear registration and motion correction are important components of structural and functional brain image analysis. Most modern methods optimize some intensity-based cost function to determine the best registration. To date, little attention has been focused on the optimization method itself, even though the success of most registration methods hinges on the quality of this optimization. This paper examines the optimization process in detail and demonstrates that the commonly used multiresolution local optimization methods can, and do, get trapped in local minima. To address this problem, two approaches are taken: (1) to apodize the cost function and (2) to employ a novel hybrid global-local optimization method. This new optimization method is specifically designed for registering whole brain images. It substantially reduces the likelihood of producing misregistrations due to being trapped by local minima. The increased robustness of the method, compared to other commonly used methods, is demonstrated by a consistency test. In addition, the accuracy of the registration is demonstrated by a series of experiments with motion correction. These motion correction experiments also investigate how the results are affected by different cost functions and interpolation methods.","container-title":"NeuroImage","DOI":"10.1006/nimg.2002.1132","ISSN":"10538119","issue":"2","page":"825-841","title":"Improved Optimization for the Robust and Accurate Linear Registration and Motion Correction of Brain Images","volume":"17","author":[{"family":"Jenkinson","given":"Mark"},{"family":"Bannister","given":"Peter"},{"family":"Brady","given":"Michael"},{"family":"Smith","given":"Stephen"}],"accessed":{"date-parts":[["2021",1,19]]},"issued":{"date-parts":[["2002"]]}}}],"schema":"https://github.com/citation-style-language/schema/raw/master/csl-citation.json"} </w:instrText>
      </w:r>
      <w:r w:rsidR="0088018C">
        <w:rPr>
          <w:rFonts w:ascii="Arial" w:eastAsia="Arial" w:hAnsi="Arial" w:cs="Arial"/>
          <w:color w:val="000000"/>
        </w:rPr>
        <w:fldChar w:fldCharType="separate"/>
      </w:r>
      <w:r w:rsidR="00BA52D4" w:rsidRPr="00BA52D4">
        <w:rPr>
          <w:rFonts w:ascii="Arial" w:hAnsi="Arial" w:cs="Arial"/>
          <w:szCs w:val="24"/>
          <w:vertAlign w:val="superscript"/>
        </w:rPr>
        <w:t>90</w:t>
      </w:r>
      <w:r w:rsidR="0088018C">
        <w:rPr>
          <w:rFonts w:ascii="Arial" w:eastAsia="Arial" w:hAnsi="Arial" w:cs="Arial"/>
          <w:color w:val="000000"/>
        </w:rPr>
        <w:fldChar w:fldCharType="end"/>
      </w:r>
      <w:r w:rsidR="0088018C">
        <w:rPr>
          <w:rFonts w:ascii="Arial" w:eastAsia="Arial" w:hAnsi="Arial" w:cs="Arial"/>
          <w:color w:val="000000"/>
        </w:rPr>
        <w:t>)</w:t>
      </w:r>
      <w:r>
        <w:rPr>
          <w:rFonts w:ascii="Arial" w:eastAsia="Arial" w:hAnsi="Arial" w:cs="Arial"/>
          <w:color w:val="000000"/>
        </w:rPr>
        <w:t>. BOLD runs were slice-time corrected using </w:t>
      </w:r>
      <w:r>
        <w:rPr>
          <w:rFonts w:ascii="Courier New" w:eastAsia="Courier New" w:hAnsi="Courier New" w:cs="Courier New"/>
          <w:color w:val="000000"/>
        </w:rPr>
        <w:t>3dTshift</w:t>
      </w:r>
      <w:r>
        <w:rPr>
          <w:rFonts w:ascii="Arial" w:eastAsia="Arial" w:hAnsi="Arial" w:cs="Arial"/>
          <w:color w:val="000000"/>
        </w:rPr>
        <w:t> from AFNI 20160207 </w:t>
      </w:r>
      <w:r w:rsidR="0088018C">
        <w:rPr>
          <w:rFonts w:ascii="Arial" w:eastAsia="Arial" w:hAnsi="Arial" w:cs="Arial"/>
          <w:color w:val="000000"/>
        </w:rPr>
        <w:fldChar w:fldCharType="begin"/>
      </w:r>
      <w:r w:rsidR="00BA52D4">
        <w:rPr>
          <w:rFonts w:ascii="Arial" w:eastAsia="Arial" w:hAnsi="Arial" w:cs="Arial"/>
          <w:color w:val="000000"/>
        </w:rPr>
        <w:instrText xml:space="preserve"> ADDIN ZOTERO_ITEM CSL_CITATION {"citationID":"MhzBcAku","properties":{"formattedCitation":"\\super 91\\nosupersub{}","plainCitation":"91","noteIndex":0},"citationItems":[{"id":1793,"uris":["http://zotero.org/users/7734491/items/MX2749FJ"],"uri":["http://zotero.org/users/7734491/items/MX2749FJ"],"itemData":{"id":1793,"type":"article-journal","abstract":"The tools needed for analysis and visualization of three-dimensional human brain functional magnetic resonance image results are outlined, covering the processing categories of data storage, interactive vs batch mode operations, visualization, spatial normalization (Talairach coordinates, etc.), analysis of functional activation, integration of multiple datasets, and interface standards. One freely available software package is described in some detail. The features and scope that a generally useful and extensible fMRI toolset should have are contrasted with what is available today. The article ends with a discussion of how the fMRI research community can cooperate to create standards and develop software that meets the community's needs.","container-title":"NMR in biomedicine","DOI":"10.1002/(sici)1099-1492(199706/08)10:4/5&lt;171::aid-nbm453&gt;3.0.co;2-l","ISSN":"0952-3480","issue":"4-5","journalAbbreviation":"NMR Biomed","language":"eng","note":"PMID: 9430344","page":"171-178","source":"PubMed","title":"Software tools for analysis and visualization of fMRI data","volume":"10","author":[{"family":"Cox","given":"R. W."},{"family":"Hyde","given":"J. S."}],"issued":{"date-parts":[["1997",8]]}}}],"schema":"https://github.com/citation-style-language/schema/raw/master/csl-citation.json"} </w:instrText>
      </w:r>
      <w:r w:rsidR="0088018C">
        <w:rPr>
          <w:rFonts w:ascii="Arial" w:eastAsia="Arial" w:hAnsi="Arial" w:cs="Arial"/>
          <w:color w:val="000000"/>
        </w:rPr>
        <w:fldChar w:fldCharType="separate"/>
      </w:r>
      <w:r w:rsidR="00BA52D4" w:rsidRPr="00BA52D4">
        <w:rPr>
          <w:rFonts w:ascii="Arial" w:hAnsi="Arial" w:cs="Arial"/>
          <w:szCs w:val="24"/>
          <w:vertAlign w:val="superscript"/>
        </w:rPr>
        <w:t>91</w:t>
      </w:r>
      <w:r w:rsidR="0088018C">
        <w:rPr>
          <w:rFonts w:ascii="Arial" w:eastAsia="Arial" w:hAnsi="Arial" w:cs="Arial"/>
          <w:color w:val="000000"/>
        </w:rPr>
        <w:fldChar w:fldCharType="end"/>
      </w:r>
      <w:r>
        <w:rPr>
          <w:rFonts w:ascii="Arial" w:eastAsia="Arial" w:hAnsi="Arial" w:cs="Arial"/>
          <w:color w:val="000000"/>
        </w:rPr>
        <w:t>. The BOLD time-series (including slice-timing correction when applied) were resampled onto their original, native space by applying the transforms to correct for head-motion. These resampled BOLD time-series will be referred to as </w:t>
      </w:r>
      <w:r>
        <w:rPr>
          <w:rFonts w:ascii="Arial" w:eastAsia="Arial" w:hAnsi="Arial" w:cs="Arial"/>
          <w:i/>
          <w:color w:val="000000"/>
        </w:rPr>
        <w:t>preprocessed BOLD in original space</w:t>
      </w:r>
      <w:r>
        <w:rPr>
          <w:rFonts w:ascii="Arial" w:eastAsia="Arial" w:hAnsi="Arial" w:cs="Arial"/>
          <w:color w:val="000000"/>
        </w:rPr>
        <w:t>, or just </w:t>
      </w:r>
      <w:r>
        <w:rPr>
          <w:rFonts w:ascii="Arial" w:eastAsia="Arial" w:hAnsi="Arial" w:cs="Arial"/>
          <w:i/>
          <w:color w:val="000000"/>
        </w:rPr>
        <w:t>preprocessed BOLD</w:t>
      </w:r>
      <w:r>
        <w:rPr>
          <w:rFonts w:ascii="Arial" w:eastAsia="Arial" w:hAnsi="Arial" w:cs="Arial"/>
          <w:color w:val="000000"/>
        </w:rPr>
        <w:t>. The BOLD time-series were resampled into standard space, generating a </w:t>
      </w:r>
      <w:r>
        <w:rPr>
          <w:rFonts w:ascii="Arial" w:eastAsia="Arial" w:hAnsi="Arial" w:cs="Arial"/>
          <w:i/>
          <w:color w:val="000000"/>
        </w:rPr>
        <w:t>preprocessed BOLD run in MNI152NLin2009cAsym space</w:t>
      </w:r>
      <w:r>
        <w:rPr>
          <w:rFonts w:ascii="Arial" w:eastAsia="Arial" w:hAnsi="Arial" w:cs="Arial"/>
          <w:color w:val="000000"/>
        </w:rPr>
        <w:t>. First, a reference volume and its skull-stripped version were generated using a custom methodology of </w:t>
      </w:r>
      <w:proofErr w:type="spellStart"/>
      <w:r>
        <w:rPr>
          <w:rFonts w:ascii="Arial" w:eastAsia="Arial" w:hAnsi="Arial" w:cs="Arial"/>
          <w:i/>
          <w:color w:val="000000"/>
        </w:rPr>
        <w:t>fMRIPrep</w:t>
      </w:r>
      <w:proofErr w:type="spellEnd"/>
      <w:r>
        <w:rPr>
          <w:rFonts w:ascii="Arial" w:eastAsia="Arial" w:hAnsi="Arial" w:cs="Arial"/>
          <w:color w:val="000000"/>
        </w:rPr>
        <w:t>. Several confounding time-series were calculated based on the </w:t>
      </w:r>
      <w:r>
        <w:rPr>
          <w:rFonts w:ascii="Arial" w:eastAsia="Arial" w:hAnsi="Arial" w:cs="Arial"/>
          <w:i/>
          <w:color w:val="000000"/>
        </w:rPr>
        <w:t>preprocessed BOLD</w:t>
      </w:r>
      <w:r>
        <w:rPr>
          <w:rFonts w:ascii="Arial" w:eastAsia="Arial" w:hAnsi="Arial" w:cs="Arial"/>
          <w:color w:val="000000"/>
        </w:rPr>
        <w:t>: framewise displacement (FD), DVARS and three region-wise global signals. FD and DVARS are calculated for each functional run, both using their implementations in </w:t>
      </w:r>
      <w:proofErr w:type="spellStart"/>
      <w:r>
        <w:rPr>
          <w:rFonts w:ascii="Arial" w:eastAsia="Arial" w:hAnsi="Arial" w:cs="Arial"/>
          <w:i/>
          <w:color w:val="000000"/>
        </w:rPr>
        <w:t>Nipype</w:t>
      </w:r>
      <w:proofErr w:type="spellEnd"/>
      <w:r>
        <w:rPr>
          <w:rFonts w:ascii="Arial" w:eastAsia="Arial" w:hAnsi="Arial" w:cs="Arial"/>
          <w:color w:val="000000"/>
        </w:rPr>
        <w:t> (following the definitions by</w:t>
      </w:r>
      <w:r w:rsidR="006D64AB">
        <w:rPr>
          <w:rFonts w:ascii="Arial" w:eastAsia="Arial" w:hAnsi="Arial" w:cs="Arial"/>
          <w:color w:val="000000"/>
        </w:rPr>
        <w:t xml:space="preserve"> </w:t>
      </w:r>
      <w:r w:rsidR="006D64AB">
        <w:rPr>
          <w:rFonts w:ascii="Arial" w:eastAsia="Arial" w:hAnsi="Arial" w:cs="Arial"/>
          <w:color w:val="000000"/>
        </w:rPr>
        <w:fldChar w:fldCharType="begin"/>
      </w:r>
      <w:r w:rsidR="00BA52D4">
        <w:rPr>
          <w:rFonts w:ascii="Arial" w:eastAsia="Arial" w:hAnsi="Arial" w:cs="Arial"/>
          <w:color w:val="000000"/>
        </w:rPr>
        <w:instrText xml:space="preserve"> ADDIN ZOTERO_ITEM CSL_CITATION {"citationID":"1Tt2LGsc","properties":{"formattedCitation":"\\super 92\\nosupersub{}","plainCitation":"92","noteIndex":0},"citationItems":[{"id":1342,"uris":["http://zotero.org/users/7734491/items/3VVAIYWR"],"uri":["http://zotero.org/users/7734491/items/3VVAIYWR"],"itemData":{"id":1342,"type":"article-journal","abstract":"Head motion systematically alters correlations in resting state functional connectivity fMRI (RSFC). In this report we examine impact of motion on signal intensity and RSFC correlations. We find that motion-induced signal changes (1) are often complex and variable waveforms, (2) are often shared across nearly all brain voxels, and (3) often persist more than 10. s after motion ceases. These signal changes, both during and after motion, increase observed RSFC correlations in a distance-dependent manner. Motion-related signal changes are not removed by a variety of motion-based regressors, but are effectively reduced by global signal regression. We link several measures of data quality to motion, changes in signal intensity, and changes in RSFC correlations. We demonstrate that improvements in data quality measures during processing may represent cosmetic improvements rather than true correction of the data. We demonstrate a within-subject, censoring-based artifact removal strategy based on volume censoring that reduces group differences due to motion to chance levels. We note conditions under which group-level regressions do and do not correct motion-related effects. © 2013 Elsevier Inc.","container-title":"NeuroImage","DOI":"10.1016/j.neuroimage.2013.08.048","ISSN":"10538119","note":"PMID: 23994314","page":"320-341","title":"Methods to detect, characterize, and remove motion artifact in resting state fMRI","URL":"http://dx.doi.org/10.1016/j.neuroimage.2013.08.048","volume":"84","author":[{"family":"Power","given":"Jonathan D"},{"family":"Mitra","given":"Anish"},{"family":"Laumann","given":"Timothy O"},{"family":"Snyder","given":"Abraham Z"},{"family":"Schlaggar","given":"Bradley L"},{"family":"Petersen","given":"Steven E"}],"accessed":{"date-parts":[["2021",1,19]]},"issued":{"date-parts":[["2014"]]}}}],"schema":"https://github.com/citation-style-language/schema/raw/master/csl-citation.json"} </w:instrText>
      </w:r>
      <w:r w:rsidR="006D64AB">
        <w:rPr>
          <w:rFonts w:ascii="Arial" w:eastAsia="Arial" w:hAnsi="Arial" w:cs="Arial"/>
          <w:color w:val="000000"/>
        </w:rPr>
        <w:fldChar w:fldCharType="separate"/>
      </w:r>
      <w:r w:rsidR="00BA52D4" w:rsidRPr="00BA52D4">
        <w:rPr>
          <w:rFonts w:ascii="Arial" w:hAnsi="Arial" w:cs="Arial"/>
          <w:szCs w:val="24"/>
          <w:vertAlign w:val="superscript"/>
        </w:rPr>
        <w:t>92</w:t>
      </w:r>
      <w:r w:rsidR="006D64AB">
        <w:rPr>
          <w:rFonts w:ascii="Arial" w:eastAsia="Arial" w:hAnsi="Arial" w:cs="Arial"/>
          <w:color w:val="000000"/>
        </w:rPr>
        <w:fldChar w:fldCharType="end"/>
      </w:r>
      <w:r w:rsidR="006D64AB">
        <w:rPr>
          <w:rFonts w:ascii="Arial" w:eastAsia="Arial" w:hAnsi="Arial" w:cs="Arial"/>
          <w:color w:val="000000"/>
        </w:rPr>
        <w:t>)</w:t>
      </w:r>
      <w:r>
        <w:rPr>
          <w:rFonts w:ascii="Arial" w:eastAsia="Arial" w:hAnsi="Arial" w:cs="Arial"/>
          <w:color w:val="000000"/>
        </w:rPr>
        <w:t>. The three global signals are extracted within the CSF, the WM, and the whole-brain masks. Additionally, a set of physiological regressors were extracted to allow for component-based noise correction (</w:t>
      </w:r>
      <w:proofErr w:type="spellStart"/>
      <w:r>
        <w:rPr>
          <w:rFonts w:ascii="Arial" w:eastAsia="Arial" w:hAnsi="Arial" w:cs="Arial"/>
          <w:i/>
          <w:color w:val="000000"/>
        </w:rPr>
        <w:t>CompCor</w:t>
      </w:r>
      <w:proofErr w:type="spellEnd"/>
      <w:r w:rsidR="006D64AB">
        <w:rPr>
          <w:rFonts w:ascii="Arial" w:eastAsia="Arial" w:hAnsi="Arial" w:cs="Arial"/>
          <w:color w:val="000000"/>
        </w:rPr>
        <w:t xml:space="preserve"> </w:t>
      </w:r>
      <w:r w:rsidR="006D64AB">
        <w:rPr>
          <w:rFonts w:ascii="Arial" w:eastAsia="Arial" w:hAnsi="Arial" w:cs="Arial"/>
          <w:color w:val="000000"/>
        </w:rPr>
        <w:fldChar w:fldCharType="begin"/>
      </w:r>
      <w:r w:rsidR="00BA52D4">
        <w:rPr>
          <w:rFonts w:ascii="Arial" w:eastAsia="Arial" w:hAnsi="Arial" w:cs="Arial"/>
          <w:color w:val="000000"/>
        </w:rPr>
        <w:instrText xml:space="preserve"> ADDIN ZOTERO_ITEM CSL_CITATION {"citationID":"u1vCoOGF","properties":{"formattedCitation":"\\super 93\\nosupersub{}","plainCitation":"93","noteIndex":0},"citationItems":[{"id":1364,"uris":["http://zotero.org/users/7734491/items/DINV8A9J"],"uri":["http://zotero.org/users/7734491/items/DINV8A9J"],"itemData":{"id":1364,"type":"article-journal","abstract":"A component based method (CompCor) for the reduction of noise in both blood oxygenation level-dependent (BOLD) and perfusion-based functional magnetic resonance imaging (fMRI) data is presented. In the proposed method, significant principal components are derived from noise regions-of-interest (ROI) in which the time series data are unlikely to be modulated by neural activity. These components are then included as nuisance parameters within general linear models for BOLD and perfusion-based fMRI time series data. Two approaches for the determination of the noise ROI are considered. The first method uses high-resolution anatomical data to define a region of interest composed primarily of white matter and cerebrospinal fluid, while the second method defines a region based upon the temporal standard deviation of the time series data. With the application of CompCor, the temporal standard deviation of resting-state perfusion and BOLD data in gray matter regions was significantly reduced as compared to either no correction or the application of a previously described retrospective image based correction scheme (RETROICOR). For both functional perfusion and BOLD data, the application of CompCor significantly increased the number of activated voxels as compared to no correction. In addition, for functional BOLD data, there were significantly more activated voxels detected with CompCor as compared to RETROICOR. In comparison to RETROICOR, CompCor has the advantage of not requiring external monitoring of physiological fluctuations. © 2007 Elsevier Inc. All rights reserved.","container-title":"NeuroImage","DOI":"10.1016/j.neuroimage.2007.04.042","ISSN":"10538119","issue":"1","note":"PMID: 17560126","page":"90-101","title":"A component based noise correction method (CompCor) for BOLD and perfusion based fMRI","URL":"www.elsevier.com/locate/ynimg","volume":"37","author":[{"family":"Behzadi","given":"Yashar"},{"family":"Restom","given":"Khaled"},{"family":"Liau","given":"Joy"},{"family":"Liu","given":"Thomas T."}],"accessed":{"date-parts":[["2021",1,19]]},"issued":{"date-parts":[["2007"]]}}}],"schema":"https://github.com/citation-style-language/schema/raw/master/csl-citation.json"} </w:instrText>
      </w:r>
      <w:r w:rsidR="006D64AB">
        <w:rPr>
          <w:rFonts w:ascii="Arial" w:eastAsia="Arial" w:hAnsi="Arial" w:cs="Arial"/>
          <w:color w:val="000000"/>
        </w:rPr>
        <w:fldChar w:fldCharType="separate"/>
      </w:r>
      <w:r w:rsidR="00BA52D4" w:rsidRPr="00BA52D4">
        <w:rPr>
          <w:rFonts w:ascii="Arial" w:hAnsi="Arial" w:cs="Arial"/>
          <w:szCs w:val="24"/>
          <w:vertAlign w:val="superscript"/>
        </w:rPr>
        <w:t>93</w:t>
      </w:r>
      <w:r w:rsidR="006D64AB">
        <w:rPr>
          <w:rFonts w:ascii="Arial" w:eastAsia="Arial" w:hAnsi="Arial" w:cs="Arial"/>
          <w:color w:val="000000"/>
        </w:rPr>
        <w:fldChar w:fldCharType="end"/>
      </w:r>
      <w:r w:rsidR="006D64AB">
        <w:rPr>
          <w:rFonts w:ascii="Arial" w:eastAsia="Arial" w:hAnsi="Arial" w:cs="Arial"/>
        </w:rPr>
        <w:t>)</w:t>
      </w:r>
      <w:r>
        <w:rPr>
          <w:rFonts w:ascii="Arial" w:eastAsia="Arial" w:hAnsi="Arial" w:cs="Arial"/>
          <w:color w:val="000000"/>
        </w:rPr>
        <w:t>. Principal components are estimated after high-pass filtering the </w:t>
      </w:r>
      <w:r>
        <w:rPr>
          <w:rFonts w:ascii="Arial" w:eastAsia="Arial" w:hAnsi="Arial" w:cs="Arial"/>
          <w:i/>
          <w:color w:val="000000"/>
        </w:rPr>
        <w:t>preprocessed BOLD</w:t>
      </w:r>
      <w:r>
        <w:rPr>
          <w:rFonts w:ascii="Arial" w:eastAsia="Arial" w:hAnsi="Arial" w:cs="Arial"/>
          <w:color w:val="000000"/>
        </w:rPr>
        <w:t> time-series (using a discrete cosine filter with 128s cut-off) for the two </w:t>
      </w:r>
      <w:proofErr w:type="spellStart"/>
      <w:r>
        <w:rPr>
          <w:rFonts w:ascii="Arial" w:eastAsia="Arial" w:hAnsi="Arial" w:cs="Arial"/>
          <w:i/>
          <w:color w:val="000000"/>
        </w:rPr>
        <w:t>CompCor</w:t>
      </w:r>
      <w:proofErr w:type="spellEnd"/>
      <w:r>
        <w:rPr>
          <w:rFonts w:ascii="Arial" w:eastAsia="Arial" w:hAnsi="Arial" w:cs="Arial"/>
          <w:color w:val="000000"/>
        </w:rPr>
        <w:t> variants: temporal (</w:t>
      </w:r>
      <w:proofErr w:type="spellStart"/>
      <w:r>
        <w:rPr>
          <w:rFonts w:ascii="Arial" w:eastAsia="Arial" w:hAnsi="Arial" w:cs="Arial"/>
          <w:color w:val="000000"/>
        </w:rPr>
        <w:t>tCompCor</w:t>
      </w:r>
      <w:proofErr w:type="spellEnd"/>
      <w:r>
        <w:rPr>
          <w:rFonts w:ascii="Arial" w:eastAsia="Arial" w:hAnsi="Arial" w:cs="Arial"/>
          <w:color w:val="000000"/>
        </w:rPr>
        <w:t>) and anatomical (</w:t>
      </w:r>
      <w:proofErr w:type="spellStart"/>
      <w:r>
        <w:rPr>
          <w:rFonts w:ascii="Arial" w:eastAsia="Arial" w:hAnsi="Arial" w:cs="Arial"/>
          <w:color w:val="000000"/>
        </w:rPr>
        <w:t>aCompCor</w:t>
      </w:r>
      <w:proofErr w:type="spellEnd"/>
      <w:r>
        <w:rPr>
          <w:rFonts w:ascii="Arial" w:eastAsia="Arial" w:hAnsi="Arial" w:cs="Arial"/>
          <w:color w:val="000000"/>
        </w:rPr>
        <w:t xml:space="preserve">). </w:t>
      </w:r>
      <w:proofErr w:type="spellStart"/>
      <w:r>
        <w:rPr>
          <w:rFonts w:ascii="Arial" w:eastAsia="Arial" w:hAnsi="Arial" w:cs="Arial"/>
          <w:color w:val="000000"/>
        </w:rPr>
        <w:t>tCompCor</w:t>
      </w:r>
      <w:proofErr w:type="spellEnd"/>
      <w:r>
        <w:rPr>
          <w:rFonts w:ascii="Arial" w:eastAsia="Arial" w:hAnsi="Arial" w:cs="Arial"/>
          <w:color w:val="000000"/>
        </w:rPr>
        <w:t xml:space="preserve"> components are then calculated from the top 5% variable voxels within a mask covering the subcortical regions. This subcortical mask is obtained by heavily eroding the brain mask, which ensures it does not include cortical GM regions. For </w:t>
      </w:r>
      <w:proofErr w:type="spellStart"/>
      <w:r>
        <w:rPr>
          <w:rFonts w:ascii="Arial" w:eastAsia="Arial" w:hAnsi="Arial" w:cs="Arial"/>
          <w:color w:val="000000"/>
        </w:rPr>
        <w:t>aCompCor</w:t>
      </w:r>
      <w:proofErr w:type="spellEnd"/>
      <w:r>
        <w:rPr>
          <w:rFonts w:ascii="Arial" w:eastAsia="Arial" w:hAnsi="Arial" w:cs="Arial"/>
          <w:color w:val="000000"/>
        </w:rPr>
        <w:t xml:space="preserve">, components are calculated within the intersection of the aforementioned mask and the union of CSF and WM masks calculated in T1w space, after their projection to the native space of each functional run (using the inverse BOLD-to-T1w transformation). Components are also calculated separately within the WM and CSF masks. For each </w:t>
      </w:r>
      <w:proofErr w:type="spellStart"/>
      <w:r>
        <w:rPr>
          <w:rFonts w:ascii="Arial" w:eastAsia="Arial" w:hAnsi="Arial" w:cs="Arial"/>
          <w:color w:val="000000"/>
        </w:rPr>
        <w:t>CompCor</w:t>
      </w:r>
      <w:proofErr w:type="spellEnd"/>
      <w:r>
        <w:rPr>
          <w:rFonts w:ascii="Arial" w:eastAsia="Arial" w:hAnsi="Arial" w:cs="Arial"/>
          <w:color w:val="000000"/>
        </w:rPr>
        <w:t xml:space="preserve"> decomposition, the </w:t>
      </w:r>
      <w:r>
        <w:rPr>
          <w:rFonts w:ascii="Arial" w:eastAsia="Arial" w:hAnsi="Arial" w:cs="Arial"/>
          <w:i/>
          <w:color w:val="000000"/>
        </w:rPr>
        <w:t>k</w:t>
      </w:r>
      <w:r>
        <w:rPr>
          <w:rFonts w:ascii="Arial" w:eastAsia="Arial" w:hAnsi="Arial" w:cs="Arial"/>
          <w:color w:val="000000"/>
        </w:rPr>
        <w:t xml:space="preserve"> components with the largest singular values are retained, such that the retained components’ time series are sufficient to explain 50 </w:t>
      </w:r>
      <w:r>
        <w:rPr>
          <w:rFonts w:ascii="Arial" w:eastAsia="Arial" w:hAnsi="Arial" w:cs="Arial"/>
          <w:color w:val="000000"/>
        </w:rPr>
        <w:lastRenderedPageBreak/>
        <w:t xml:space="preserve">percent of variance across the nuisance mask (CSF, WM, combined, or temporal). The remaining components are dropped from consideration. The head-motion estimates calculated in the correction step were also placed within the corresponding confounds file. The confound time series derived from head motion estimates and global signals were expanded with the inclusion of temporal derivatives and quadratic terms for each </w:t>
      </w:r>
      <w:r w:rsidR="00EA0029">
        <w:rPr>
          <w:rFonts w:ascii="Arial" w:eastAsia="Arial" w:hAnsi="Arial" w:cs="Arial"/>
          <w:color w:val="000000"/>
        </w:rPr>
        <w:fldChar w:fldCharType="begin"/>
      </w:r>
      <w:r w:rsidR="00BA52D4">
        <w:rPr>
          <w:rFonts w:ascii="Arial" w:eastAsia="Arial" w:hAnsi="Arial" w:cs="Arial"/>
          <w:color w:val="000000"/>
        </w:rPr>
        <w:instrText xml:space="preserve"> ADDIN ZOTERO_ITEM CSL_CITATION {"citationID":"5xnp0SVE","properties":{"formattedCitation":"\\super 94\\nosupersub{}","plainCitation":"94","noteIndex":0},"citationItems":[{"id":1340,"uris":["http://zotero.org/users/7734491/items/VLUN62GW"],"uri":["http://zotero.org/users/7734491/items/VLUN62GW"],"itemData":{"id":1340,"type":"article-journal","abstract":"Several recent reports in large, independent samples have demonstrated the influence of motion artifact on resting-state functional connectivity MRI (rsfc-MRI). Standard rsfc-MRI preprocessing typically includes regression of confounding signals and band-pass filtering. However, substantial heterogeneity exists in how these techniques are implemented across studies, and no prior study has examined the effect of differing approaches for the control of motion-induced artifacts. To better understand how in-scanner head motion affects rsfc-MRI data, we describe the spatial, temporal, and spectral characteristics of motion artifacts in a sample of 348 adolescents. Analyses utilize a novel approach for describing head motion on a voxelwise basis. Next, we systematically evaluate the efficacy of a range of confound regression and filtering techniques for the control of motion-induced artifacts. Results reveal that the effectiveness of preprocessing procedures on the control of motion is heterogeneous, and that improved preprocessing provides a substantial benefit beyond typical procedures. These results demonstrate that the effect of motion on rsfc-MRI can be substantially attenuated through improved preprocessing procedures, but not completely removed. © 2012 Elsevier Inc.","container-title":"NeuroImage","DOI":"10.1016/j.neuroimage.2012.08.052","ISSN":"10538119","issue":"1","note":"PMID: 22926292","page":"240-256","title":"An improved framework for confound regression and filtering for control of motion artifact in the preprocessing of resting-state functional connectivity data","URL":"http://dx.doi.org/10.1016/j.neuroimage.2012.08.052","volume":"64","author":[{"family":"Satterthwaite","given":"Theodore D"},{"family":"Elliott","given":"Mark A"},{"family":"Gerraty","given":"Raphael T"},{"family":"Ruparel","given":"Kosha"},{"family":"Loughead","given":"James"},{"family":"Calkins","given":"Monica E"},{"family":"Eickhoff","given":"Simon B"},{"family":"Hakonarson","given":"Hakon"},{"family":"Gur","given":"Ruben C."},{"family":"Gur","given":"Raquel E"},{"family":"Wolf","given":"Daniel H"}],"accessed":{"date-parts":[["2021",1,19]]},"issued":{"date-parts":[["2013"]]}}}],"schema":"https://github.com/citation-style-language/schema/raw/master/csl-citation.json"} </w:instrText>
      </w:r>
      <w:r w:rsidR="00EA0029">
        <w:rPr>
          <w:rFonts w:ascii="Arial" w:eastAsia="Arial" w:hAnsi="Arial" w:cs="Arial"/>
          <w:color w:val="000000"/>
        </w:rPr>
        <w:fldChar w:fldCharType="separate"/>
      </w:r>
      <w:r w:rsidR="00BA52D4" w:rsidRPr="00BA52D4">
        <w:rPr>
          <w:rFonts w:ascii="Arial" w:hAnsi="Arial" w:cs="Arial"/>
          <w:szCs w:val="24"/>
          <w:vertAlign w:val="superscript"/>
        </w:rPr>
        <w:t>94</w:t>
      </w:r>
      <w:r w:rsidR="00EA0029">
        <w:rPr>
          <w:rFonts w:ascii="Arial" w:eastAsia="Arial" w:hAnsi="Arial" w:cs="Arial"/>
          <w:color w:val="000000"/>
        </w:rPr>
        <w:fldChar w:fldCharType="end"/>
      </w:r>
      <w:r>
        <w:rPr>
          <w:rFonts w:ascii="Arial" w:eastAsia="Arial" w:hAnsi="Arial" w:cs="Arial"/>
          <w:color w:val="000000"/>
        </w:rPr>
        <w:t xml:space="preserve">. Frames that exceeded a threshold of 0.5 mm FD or 1.5 standardized DVARS were annotated as motion outliers. All </w:t>
      </w:r>
      <w:proofErr w:type="spellStart"/>
      <w:r>
        <w:rPr>
          <w:rFonts w:ascii="Arial" w:eastAsia="Arial" w:hAnsi="Arial" w:cs="Arial"/>
          <w:color w:val="000000"/>
        </w:rPr>
        <w:t>resamplings</w:t>
      </w:r>
      <w:proofErr w:type="spellEnd"/>
      <w:r>
        <w:rPr>
          <w:rFonts w:ascii="Arial" w:eastAsia="Arial" w:hAnsi="Arial" w:cs="Arial"/>
          <w:color w:val="000000"/>
        </w:rPr>
        <w:t xml:space="preserve"> can be performed with </w:t>
      </w:r>
      <w:r>
        <w:rPr>
          <w:rFonts w:ascii="Arial" w:eastAsia="Arial" w:hAnsi="Arial" w:cs="Arial"/>
          <w:i/>
          <w:color w:val="000000"/>
        </w:rPr>
        <w:t>a single interpolation step</w:t>
      </w:r>
      <w:r>
        <w:rPr>
          <w:rFonts w:ascii="Arial" w:eastAsia="Arial" w:hAnsi="Arial" w:cs="Arial"/>
          <w:color w:val="000000"/>
        </w:rPr>
        <w:t> by composing all the pertinent transformations (</w:t>
      </w:r>
      <w:proofErr w:type="gramStart"/>
      <w:r>
        <w:rPr>
          <w:rFonts w:ascii="Arial" w:eastAsia="Arial" w:hAnsi="Arial" w:cs="Arial"/>
          <w:color w:val="000000"/>
        </w:rPr>
        <w:t>i.e.</w:t>
      </w:r>
      <w:proofErr w:type="gramEnd"/>
      <w:r>
        <w:rPr>
          <w:rFonts w:ascii="Arial" w:eastAsia="Arial" w:hAnsi="Arial" w:cs="Arial"/>
          <w:color w:val="000000"/>
        </w:rPr>
        <w:t xml:space="preserve"> head-motion transform matrices, susceptibility distortion correction when available, and co-registrations to anatomical and output spaces). Gridded (volumetric) </w:t>
      </w:r>
      <w:proofErr w:type="spellStart"/>
      <w:r>
        <w:rPr>
          <w:rFonts w:ascii="Arial" w:eastAsia="Arial" w:hAnsi="Arial" w:cs="Arial"/>
          <w:color w:val="000000"/>
        </w:rPr>
        <w:t>resamplings</w:t>
      </w:r>
      <w:proofErr w:type="spellEnd"/>
      <w:r>
        <w:rPr>
          <w:rFonts w:ascii="Arial" w:eastAsia="Arial" w:hAnsi="Arial" w:cs="Arial"/>
          <w:color w:val="000000"/>
        </w:rPr>
        <w:t xml:space="preserve"> were performed using </w:t>
      </w:r>
      <w:proofErr w:type="spellStart"/>
      <w:r>
        <w:rPr>
          <w:rFonts w:ascii="Courier New" w:eastAsia="Courier New" w:hAnsi="Courier New" w:cs="Courier New"/>
          <w:color w:val="000000"/>
        </w:rPr>
        <w:t>antsApplyTransforms</w:t>
      </w:r>
      <w:proofErr w:type="spellEnd"/>
      <w:r>
        <w:rPr>
          <w:rFonts w:ascii="Arial" w:eastAsia="Arial" w:hAnsi="Arial" w:cs="Arial"/>
          <w:color w:val="000000"/>
        </w:rPr>
        <w:t xml:space="preserve"> (ANTs), configured with </w:t>
      </w:r>
      <w:proofErr w:type="spellStart"/>
      <w:r>
        <w:rPr>
          <w:rFonts w:ascii="Arial" w:eastAsia="Arial" w:hAnsi="Arial" w:cs="Arial"/>
          <w:color w:val="000000"/>
        </w:rPr>
        <w:t>Lanczos</w:t>
      </w:r>
      <w:proofErr w:type="spellEnd"/>
      <w:r>
        <w:rPr>
          <w:rFonts w:ascii="Arial" w:eastAsia="Arial" w:hAnsi="Arial" w:cs="Arial"/>
          <w:color w:val="000000"/>
        </w:rPr>
        <w:t xml:space="preserve"> interpolation to minimize the smoothing effects of other kernels </w:t>
      </w:r>
      <w:r w:rsidR="00CC1671">
        <w:rPr>
          <w:rFonts w:ascii="Arial" w:eastAsia="Arial" w:hAnsi="Arial" w:cs="Arial"/>
          <w:color w:val="000000"/>
        </w:rPr>
        <w:fldChar w:fldCharType="begin"/>
      </w:r>
      <w:r w:rsidR="00BA52D4">
        <w:rPr>
          <w:rFonts w:ascii="Arial" w:eastAsia="Arial" w:hAnsi="Arial" w:cs="Arial"/>
          <w:color w:val="000000"/>
        </w:rPr>
        <w:instrText xml:space="preserve"> ADDIN ZOTERO_ITEM CSL_CITATION {"citationID":"zTjPVhHi","properties":{"formattedCitation":"\\super 95\\nosupersub{}","plainCitation":"95","noteIndex":0},"citationItems":[{"id":1346,"uris":["http://zotero.org/users/7734491/items/QPTA5JKB"],"uri":["http://zotero.org/users/7734491/items/QPTA5JKB"],"itemData":{"id":1346,"type":"article-journal","abstract":"One o the frequent tasks encountered in practical analysis is the problem of smoothing of data which are the result of physical measurements. The engineer uses the \"French curve\" for smoothing and obtains a curve which has a pleasant appearance but we can say little about the accuracy thus obtained. The French curve type of smoothing is essentially a smoothing by local least-square polynomials of second or third order. The difficulty with this type of smoothing is that we remain i the dark concerning the degree to which the smoothing has also affected the genuine course of the function. We might have oversmoothed or undersmoothed our data. If we make the least square polynomial too stiff, we smooth the curve but interfere with the true course of the function. If we allow too many parameters in our polynomial, we leave in too much of the random errors of the observations, called \"noise\". An added difficulty of the local type of smoothing is that the bits do not fit together. We have to adjust the endpoints and the tangents at the endpoints, which cannot be done without a certain amount of arbitrariness. In view of these difficulties we may ask, whether we would not fare better if we exchanged the local for a global procedure, taking into account all our data at every, step of the process. For such a purpose, assuming that our data are equidistant, the Fourier series seem eminently suited. Naturally, we need a statistical principle for the separation of the true function from the noise, since a priori we cannot exclude the possibility that the measure-merits are all correct. We want to assume, however, that the function y (x) which has been measured, is analytical, that is differentiable to any degree, or at least to a high order. This means that the Fourier series of the true function (x) is well convergent. Hence the Fourier coefficients ck of (x) will have the tendency that they become negligibly small after a relatively small lc ,. The Fourier series of the noise, on the other hand, behaves quite differently. Random noise is by its very nature a high-frequency phenomenon which has no tendency to converge. We speak of a \"white noise\" if the character of the noise spectrum is such that it remains of the same order of magnitude, although with random phases, throughout the spectrum. Under these circumstances one can expect that an effective separation of function and noise may become possible. We can speak of a certain \"noise band\" which will contain the Fourier components of the noise and which has the residency to remain of fairly constant magnitude, whereas the Fourier components of the true function decrease to zero and in fact decrease in practice rther rapidly.","container-title":"Journal of the Society for Industrial and Applied Mathematics Series B Numerical Analysis","DOI":"10.1137/0701007","ISSN":"0887-459X","issue":"1","note":"publisher: Society for Industrial &amp; Applied Mathematics (SIAM)","page":"76-85","title":"Evaluation of Noisy Data","volume":"1","author":[{"family":"Lanczos","given":"C."}],"accessed":{"date-parts":[["2021",1,19]]},"issued":{"date-parts":[["1964",1,14]]}}}],"schema":"https://github.com/citation-style-language/schema/raw/master/csl-citation.json"} </w:instrText>
      </w:r>
      <w:r w:rsidR="00CC1671">
        <w:rPr>
          <w:rFonts w:ascii="Arial" w:eastAsia="Arial" w:hAnsi="Arial" w:cs="Arial"/>
          <w:color w:val="000000"/>
        </w:rPr>
        <w:fldChar w:fldCharType="separate"/>
      </w:r>
      <w:r w:rsidR="00BA52D4" w:rsidRPr="00BA52D4">
        <w:rPr>
          <w:rFonts w:ascii="Arial" w:hAnsi="Arial" w:cs="Arial"/>
          <w:szCs w:val="24"/>
          <w:vertAlign w:val="superscript"/>
        </w:rPr>
        <w:t>95</w:t>
      </w:r>
      <w:r w:rsidR="00CC1671">
        <w:rPr>
          <w:rFonts w:ascii="Arial" w:eastAsia="Arial" w:hAnsi="Arial" w:cs="Arial"/>
          <w:color w:val="000000"/>
        </w:rPr>
        <w:fldChar w:fldCharType="end"/>
      </w:r>
      <w:r>
        <w:rPr>
          <w:rFonts w:ascii="Arial" w:eastAsia="Arial" w:hAnsi="Arial" w:cs="Arial"/>
          <w:color w:val="000000"/>
        </w:rPr>
        <w:t xml:space="preserve">. Non-gridded (surface) </w:t>
      </w:r>
      <w:proofErr w:type="spellStart"/>
      <w:r>
        <w:rPr>
          <w:rFonts w:ascii="Arial" w:eastAsia="Arial" w:hAnsi="Arial" w:cs="Arial"/>
          <w:color w:val="000000"/>
        </w:rPr>
        <w:t>resamplings</w:t>
      </w:r>
      <w:proofErr w:type="spellEnd"/>
      <w:r>
        <w:rPr>
          <w:rFonts w:ascii="Arial" w:eastAsia="Arial" w:hAnsi="Arial" w:cs="Arial"/>
          <w:color w:val="000000"/>
        </w:rPr>
        <w:t xml:space="preserve"> were performed using </w:t>
      </w:r>
      <w:r>
        <w:rPr>
          <w:rFonts w:ascii="Courier New" w:eastAsia="Courier New" w:hAnsi="Courier New" w:cs="Courier New"/>
          <w:color w:val="000000"/>
        </w:rPr>
        <w:t>mri_vol2surf</w:t>
      </w:r>
      <w:r>
        <w:rPr>
          <w:rFonts w:ascii="Arial" w:eastAsia="Arial" w:hAnsi="Arial" w:cs="Arial"/>
          <w:color w:val="000000"/>
        </w:rPr>
        <w:t> (</w:t>
      </w:r>
      <w:proofErr w:type="spellStart"/>
      <w:r>
        <w:rPr>
          <w:rFonts w:ascii="Arial" w:eastAsia="Arial" w:hAnsi="Arial" w:cs="Arial"/>
          <w:color w:val="000000"/>
        </w:rPr>
        <w:t>FreeSurfer</w:t>
      </w:r>
      <w:proofErr w:type="spellEnd"/>
      <w:r>
        <w:rPr>
          <w:rFonts w:ascii="Arial" w:eastAsia="Arial" w:hAnsi="Arial" w:cs="Arial"/>
          <w:color w:val="000000"/>
        </w:rPr>
        <w:t>).</w:t>
      </w:r>
    </w:p>
    <w:p w14:paraId="4DFE5DDE" w14:textId="77777777" w:rsidR="000F625B" w:rsidRDefault="00B06370">
      <w:pPr>
        <w:spacing w:line="480" w:lineRule="auto"/>
        <w:jc w:val="both"/>
        <w:rPr>
          <w:rFonts w:ascii="Arial" w:eastAsia="Arial" w:hAnsi="Arial" w:cs="Arial"/>
          <w:b/>
        </w:rPr>
      </w:pPr>
      <w:r>
        <w:rPr>
          <w:rFonts w:ascii="Arial" w:eastAsia="Arial" w:hAnsi="Arial" w:cs="Arial"/>
          <w:b/>
        </w:rPr>
        <w:t>Region of interest selection</w:t>
      </w:r>
    </w:p>
    <w:p w14:paraId="3263EEAF" w14:textId="15BC4899" w:rsidR="000F625B" w:rsidRDefault="00B06370">
      <w:pPr>
        <w:spacing w:line="480" w:lineRule="auto"/>
        <w:ind w:firstLine="720"/>
        <w:jc w:val="both"/>
        <w:rPr>
          <w:rFonts w:ascii="Arial" w:eastAsia="Arial" w:hAnsi="Arial" w:cs="Arial"/>
        </w:rPr>
      </w:pPr>
      <w:r>
        <w:rPr>
          <w:rFonts w:ascii="Arial" w:eastAsia="Arial" w:hAnsi="Arial" w:cs="Arial"/>
        </w:rPr>
        <w:t xml:space="preserve">The dACC, vmPFC, hippocampus, and amygdala were selected </w:t>
      </w:r>
      <w:r>
        <w:rPr>
          <w:rFonts w:ascii="Arial" w:eastAsia="Arial" w:hAnsi="Arial" w:cs="Arial"/>
          <w:i/>
        </w:rPr>
        <w:t>a priori</w:t>
      </w:r>
      <w:r>
        <w:rPr>
          <w:rFonts w:ascii="Arial" w:eastAsia="Arial" w:hAnsi="Arial" w:cs="Arial"/>
        </w:rPr>
        <w:t xml:space="preserve"> to test for the presence of encoding specificity of fear and extinction memories. Prefrontal ROIs were based on peak coordinates previously reported in literature. Specifically, dACC coordinates (MNI 1, 21, 27) were taken from </w:t>
      </w:r>
      <w:r w:rsidR="00BC3B52">
        <w:rPr>
          <w:rFonts w:ascii="Arial" w:eastAsia="Arial" w:hAnsi="Arial" w:cs="Arial"/>
        </w:rPr>
        <w:fldChar w:fldCharType="begin"/>
      </w:r>
      <w:r w:rsidR="00C06015">
        <w:rPr>
          <w:rFonts w:ascii="Arial" w:eastAsia="Arial" w:hAnsi="Arial" w:cs="Arial"/>
        </w:rPr>
        <w:instrText xml:space="preserve"> ADDIN ZOTERO_ITEM CSL_CITATION {"citationID":"hVeO93qJ","properties":{"formattedCitation":"\\super 13\\nosupersub{}","plainCitation":"13","noteIndex":0},"citationItems":[{"id":786,"uris":["http://zotero.org/users/7734491/items/BQBV62Y9"],"uri":["http://zotero.org/users/7734491/items/BQBV62Y9"],"itemData":{"id":786,"type":"article-journal","abstract":"Background: Rodent studies implicate the prelimbic (PL) region of the medial prefrontal cortex in the expression of conditioned fear. Human studies suggest that the dorsal anterior cingulate cortex (dACC) plays a role similar to PL in mediating or modulating fear responses. This study examined the role of dACC during fear conditioning in healthy humans with magnetic resonance imaging (MRI). Methods: Novel analyses were conducted on data from two cohorts that had previously undergone scanning to study fear extinction. Structural and functional brain data were acquired with MRI; the functional MRI (fMRI) component employed an event-related design. Skin conductance response (SCR) was the index of conditioned responses. Results: We found that: 1) cortical thickness within dACC is positively correlated with SCR during conditioning; 2) dACC is activated by a conditioned fear stimulus; and 3) this activation is positively correlated with differential SCR. Moreover, the dACC region implicated in this research corresponds to the target of anterior cingulotomy, an ablative surgical treatment for patients with mood and anxiety disorders. Conclusions: Convergent structural, functional, and lesion findings from separate groups of subjects suggest that dACC mediates or modulates fear expression in humans. Collectively, these data implicate this territory as a potential target for future anti-anxiety therapies. © 2007 Society of Biological Psychiatry.","container-title":"Biological Psychiatry","DOI":"10.1016/j.biopsych.2007.04.032","ISSN":"00063223","issue":"10","note":"Citation Key: Milad2007","page":"1191-1194","title":"A Role for the Human Dorsal Anterior Cingulate Cortex in Fear Expression","volume":"62","author":[{"family":"Milad","given":"Mohammed R."},{"family":"Quirk","given":"Gregory J."},{"family":"Pitman","given":"Roger K"},{"family":"Orr","given":"Scott P"},{"family":"Fischl","given":"Bruce"},{"family":"Rauch","given":"Scott L"}],"accessed":{"date-parts":[["2018",5,3]]},"issued":{"date-parts":[["2007"]]}}}],"schema":"https://github.com/citation-style-language/schema/raw/master/csl-citation.json"} </w:instrText>
      </w:r>
      <w:r w:rsidR="00BC3B52">
        <w:rPr>
          <w:rFonts w:ascii="Arial" w:eastAsia="Arial" w:hAnsi="Arial" w:cs="Arial"/>
        </w:rPr>
        <w:fldChar w:fldCharType="separate"/>
      </w:r>
      <w:r w:rsidR="00C06015" w:rsidRPr="00C06015">
        <w:rPr>
          <w:rFonts w:ascii="Arial" w:hAnsi="Arial" w:cs="Arial"/>
          <w:szCs w:val="24"/>
          <w:vertAlign w:val="superscript"/>
        </w:rPr>
        <w:t>13</w:t>
      </w:r>
      <w:r w:rsidR="00BC3B52">
        <w:rPr>
          <w:rFonts w:ascii="Arial" w:eastAsia="Arial" w:hAnsi="Arial" w:cs="Arial"/>
        </w:rPr>
        <w:fldChar w:fldCharType="end"/>
      </w:r>
      <w:r>
        <w:rPr>
          <w:rFonts w:ascii="Arial" w:eastAsia="Arial" w:hAnsi="Arial" w:cs="Arial"/>
        </w:rPr>
        <w:t xml:space="preserve"> in which a univariate contrast of CS+ &gt; CS- during fear conditioning was used. vmPFC coordinates (MNI -4, 34, -6) were taken from an fMRI meta-analysis of extinction recall</w:t>
      </w:r>
      <w:r w:rsidR="00BC3B52">
        <w:rPr>
          <w:rFonts w:ascii="Arial" w:eastAsia="Arial" w:hAnsi="Arial" w:cs="Arial"/>
        </w:rPr>
        <w:t xml:space="preserve"> </w:t>
      </w:r>
      <w:r w:rsidR="00BC3B52">
        <w:rPr>
          <w:rFonts w:ascii="Arial" w:eastAsia="Arial" w:hAnsi="Arial" w:cs="Arial"/>
        </w:rPr>
        <w:fldChar w:fldCharType="begin"/>
      </w:r>
      <w:r w:rsidR="00C06015">
        <w:rPr>
          <w:rFonts w:ascii="Arial" w:eastAsia="Arial" w:hAnsi="Arial" w:cs="Arial"/>
        </w:rPr>
        <w:instrText xml:space="preserve"> ADDIN ZOTERO_ITEM CSL_CITATION {"citationID":"GaPsgAXb","properties":{"formattedCitation":"\\super 31\\nosupersub{}","plainCitation":"31","noteIndex":0},"citationItems":[{"id":879,"uris":["http://zotero.org/users/7734491/items/IKC4EBLI"],"uri":["http://zotero.org/users/7734491/items/IKC4EBLI"],"itemData":{"id":879,"type":"article-journal","abstract":"The study of fear extinction represents an important example of translational neuroscience in psychiatry and promises to improve the understanding and treatment of anxiety and fear-related disorders. We present the results of a set of meta-analyses of human fear extinction studies in healthy participants, conducted with functional magnetic resonance imaging (fMRI) and reporting whole-brain results. Meta-analyses of fear extinction learning primarily implicate consistent activation of brain regions linked to threat appraisal and experience, including the dorsal anterior cingulate and anterior insular cortices. An overlapping anatomical result was obtained from the meta-analysis of extinction recall studies, except when studies directly compared an extinguished threat stimulus to an unextinguished threat stimulus (instead of a safety stimulus). In this latter instance, more consistent activation was observed in dorsolateral and ventromedial prefrontal cortex regions, together with other areas including the hippocampus. While our results partially support the notion of a shared neuroanatomy between human and rodent models of extinction processes, they also encourage an expanded account of the neural basis of human fear extinction.","container-title":"Neuroscience &amp; Biobehavioral Reviews","DOI":"10.1016/j.neubiorev.2018.03.002","ISSN":"01497634","issue":"February","note":"publisher: Elsevier\nCitation Key: Fullana2018","page":"16-25","title":"Fear extinction in the human brain: a meta-analysis of fMRI studies in healthy participants","URL":"http://linkinghub.elsevier.com/retrieve/pii/S0149763417309600","volume":"88","author":[{"family":"Fullana","given":"Miquel A."},{"family":"Albajes-Eizagirre","given":"Anton"},{"family":"Soriano-Mas","given":"Carles"},{"family":"Vervliet","given":"Bram"},{"family":"Cardoner","given":"Narcís"},{"family":"Benet","given":"Olívia"},{"family":"Radua","given":"Joaquim"},{"family":"Harrison","given":"Ben J."}],"issued":{"date-parts":[["2018"]]}}}],"schema":"https://github.com/citation-style-language/schema/raw/master/csl-citation.json"} </w:instrText>
      </w:r>
      <w:r w:rsidR="00BC3B52">
        <w:rPr>
          <w:rFonts w:ascii="Arial" w:eastAsia="Arial" w:hAnsi="Arial" w:cs="Arial"/>
        </w:rPr>
        <w:fldChar w:fldCharType="separate"/>
      </w:r>
      <w:r w:rsidR="00C06015" w:rsidRPr="00C06015">
        <w:rPr>
          <w:rFonts w:ascii="Arial" w:hAnsi="Arial" w:cs="Arial"/>
          <w:szCs w:val="24"/>
          <w:vertAlign w:val="superscript"/>
        </w:rPr>
        <w:t>31</w:t>
      </w:r>
      <w:r w:rsidR="00BC3B52">
        <w:rPr>
          <w:rFonts w:ascii="Arial" w:eastAsia="Arial" w:hAnsi="Arial" w:cs="Arial"/>
        </w:rPr>
        <w:fldChar w:fldCharType="end"/>
      </w:r>
      <w:r>
        <w:rPr>
          <w:rFonts w:ascii="Arial" w:eastAsia="Arial" w:hAnsi="Arial" w:cs="Arial"/>
        </w:rPr>
        <w:t xml:space="preserve">, using a univariate contrast of CS+ extinguished &gt; CS+ unextinguished. For each ROI, a sphere was drawn around the coordinates with a radius of </w:t>
      </w:r>
      <w:proofErr w:type="gramStart"/>
      <w:r>
        <w:rPr>
          <w:rFonts w:ascii="Arial" w:eastAsia="Arial" w:hAnsi="Arial" w:cs="Arial"/>
        </w:rPr>
        <w:t>10mm, and</w:t>
      </w:r>
      <w:proofErr w:type="gramEnd"/>
      <w:r>
        <w:rPr>
          <w:rFonts w:ascii="Arial" w:eastAsia="Arial" w:hAnsi="Arial" w:cs="Arial"/>
        </w:rPr>
        <w:t xml:space="preserve"> was then restricted to grey matter using a grey matter probability mask with a threshold of 50%. The masks were then warped to subject space to achieve native functional resolution (3mm</w:t>
      </w:r>
      <w:r>
        <w:rPr>
          <w:rFonts w:ascii="Arial" w:eastAsia="Arial" w:hAnsi="Arial" w:cs="Arial"/>
          <w:vertAlign w:val="superscript"/>
        </w:rPr>
        <w:t>3</w:t>
      </w:r>
      <w:r>
        <w:rPr>
          <w:rFonts w:ascii="Arial" w:eastAsia="Arial" w:hAnsi="Arial" w:cs="Arial"/>
        </w:rPr>
        <w:t xml:space="preserve">) for multivariate analyses. Registration was accomplished using </w:t>
      </w:r>
      <w:r>
        <w:rPr>
          <w:rFonts w:ascii="Courier New" w:eastAsia="Courier New" w:hAnsi="Courier New" w:cs="Courier New"/>
        </w:rPr>
        <w:t>flirt</w:t>
      </w:r>
      <w:r>
        <w:rPr>
          <w:rFonts w:ascii="Arial" w:eastAsia="Arial" w:hAnsi="Arial" w:cs="Arial"/>
        </w:rPr>
        <w:t xml:space="preserve"> using 12 degrees of freedom and nearest neighbor interpolation for each binary mask (FSL 5.0.9</w:t>
      </w:r>
      <w:r w:rsidR="00B45AD6">
        <w:rPr>
          <w:rFonts w:ascii="Arial" w:eastAsia="Arial" w:hAnsi="Arial" w:cs="Arial"/>
        </w:rPr>
        <w:t xml:space="preserve"> </w:t>
      </w:r>
      <w:r w:rsidR="00B45AD6">
        <w:rPr>
          <w:rFonts w:ascii="Arial" w:eastAsia="Arial" w:hAnsi="Arial" w:cs="Arial"/>
        </w:rPr>
        <w:fldChar w:fldCharType="begin"/>
      </w:r>
      <w:r w:rsidR="00BA52D4">
        <w:rPr>
          <w:rFonts w:ascii="Arial" w:eastAsia="Arial" w:hAnsi="Arial" w:cs="Arial"/>
        </w:rPr>
        <w:instrText xml:space="preserve"> ADDIN ZOTERO_ITEM CSL_CITATION {"citationID":"BwlW7DNC","properties":{"formattedCitation":"\\super 96\\nosupersub{}","plainCitation":"96","noteIndex":0},"citationItems":[{"id":985,"uris":["http://zotero.org/users/7734491/items/9Q9FH52N"],"uri":["http://zotero.org/users/7734491/items/9Q9FH52N"],"itemData":{"id":985,"type":"article-journal","container-title":"Neuroimage","issue":"2","note":"Citation Key: Jenkinso2012","page":"782-90","title":"FSL","volume":"62","author":[{"family":"Jenkinson","given":"M"},{"family":"Beckmann","given":"CF"},{"family":"Behrens","given":"TE"},{"family":"Woolrich","given":"MW"},{"family":"Smith","given":"SM"}],"issued":{"date-parts":[["2012"]]}}}],"schema":"https://github.com/citation-style-language/schema/raw/master/csl-citation.json"} </w:instrText>
      </w:r>
      <w:r w:rsidR="00B45AD6">
        <w:rPr>
          <w:rFonts w:ascii="Arial" w:eastAsia="Arial" w:hAnsi="Arial" w:cs="Arial"/>
        </w:rPr>
        <w:fldChar w:fldCharType="separate"/>
      </w:r>
      <w:r w:rsidR="00BA52D4" w:rsidRPr="00BA52D4">
        <w:rPr>
          <w:rFonts w:ascii="Arial" w:hAnsi="Arial" w:cs="Arial"/>
          <w:szCs w:val="24"/>
          <w:vertAlign w:val="superscript"/>
        </w:rPr>
        <w:t>96</w:t>
      </w:r>
      <w:r w:rsidR="00B45AD6">
        <w:rPr>
          <w:rFonts w:ascii="Arial" w:eastAsia="Arial" w:hAnsi="Arial" w:cs="Arial"/>
        </w:rPr>
        <w:fldChar w:fldCharType="end"/>
      </w:r>
      <w:r w:rsidR="00B45AD6">
        <w:rPr>
          <w:rFonts w:ascii="Arial" w:eastAsia="Arial" w:hAnsi="Arial" w:cs="Arial"/>
        </w:rPr>
        <w:t>)</w:t>
      </w:r>
      <w:r>
        <w:rPr>
          <w:rFonts w:ascii="Arial" w:eastAsia="Arial" w:hAnsi="Arial" w:cs="Arial"/>
        </w:rPr>
        <w:t>.</w:t>
      </w:r>
    </w:p>
    <w:p w14:paraId="1B0FCB9A" w14:textId="43E49DCC" w:rsidR="008B4C55" w:rsidRDefault="00B06370">
      <w:pPr>
        <w:spacing w:line="480" w:lineRule="auto"/>
        <w:jc w:val="both"/>
        <w:rPr>
          <w:rFonts w:ascii="Arial" w:eastAsia="Arial" w:hAnsi="Arial" w:cs="Arial"/>
        </w:rPr>
      </w:pPr>
      <w:r>
        <w:rPr>
          <w:rFonts w:ascii="Arial" w:eastAsia="Arial" w:hAnsi="Arial" w:cs="Arial"/>
        </w:rPr>
        <w:lastRenderedPageBreak/>
        <w:tab/>
      </w:r>
      <w:r w:rsidRPr="00E1781D">
        <w:rPr>
          <w:rFonts w:ascii="Arial" w:eastAsia="Arial" w:hAnsi="Arial" w:cs="Arial"/>
        </w:rPr>
        <w:t xml:space="preserve">The hippocampus and amygdala were masked and segmented into subfields using </w:t>
      </w:r>
      <w:proofErr w:type="spellStart"/>
      <w:r w:rsidRPr="00E1781D">
        <w:rPr>
          <w:rFonts w:ascii="Arial" w:eastAsia="Arial" w:hAnsi="Arial" w:cs="Arial"/>
        </w:rPr>
        <w:t>Freesurfer’s</w:t>
      </w:r>
      <w:proofErr w:type="spellEnd"/>
      <w:r w:rsidRPr="00E1781D">
        <w:rPr>
          <w:rFonts w:ascii="Arial" w:eastAsia="Arial" w:hAnsi="Arial" w:cs="Arial"/>
        </w:rPr>
        <w:t xml:space="preserve"> </w:t>
      </w:r>
      <w:r w:rsidRPr="00E1781D">
        <w:rPr>
          <w:rFonts w:ascii="Courier New" w:eastAsia="Courier New" w:hAnsi="Courier New" w:cs="Courier New"/>
        </w:rPr>
        <w:t>segmentHA_T1</w:t>
      </w:r>
      <w:r w:rsidRPr="00E1781D">
        <w:rPr>
          <w:rFonts w:ascii="Arial" w:eastAsia="Arial" w:hAnsi="Arial" w:cs="Arial"/>
        </w:rPr>
        <w:t xml:space="preserve"> on the preprocessed T1w anatomical images from </w:t>
      </w:r>
      <w:r w:rsidRPr="00E1781D">
        <w:rPr>
          <w:rFonts w:ascii="Courier New" w:eastAsia="Courier New" w:hAnsi="Courier New" w:cs="Courier New"/>
        </w:rPr>
        <w:t xml:space="preserve">recon-all </w:t>
      </w:r>
      <w:r w:rsidRPr="00E1781D">
        <w:rPr>
          <w:rFonts w:ascii="Arial" w:eastAsia="Arial" w:hAnsi="Arial" w:cs="Arial"/>
        </w:rPr>
        <w:t>(Freesurfer 7.0</w:t>
      </w:r>
      <w:r w:rsidR="004C76C9" w:rsidRPr="00E1781D">
        <w:rPr>
          <w:rFonts w:ascii="Arial" w:eastAsia="Arial" w:hAnsi="Arial" w:cs="Arial"/>
        </w:rPr>
        <w:t xml:space="preserve"> </w:t>
      </w:r>
      <w:r w:rsidR="004C76C9" w:rsidRPr="00E1781D">
        <w:rPr>
          <w:rFonts w:ascii="Arial" w:eastAsia="Arial" w:hAnsi="Arial" w:cs="Arial"/>
        </w:rPr>
        <w:fldChar w:fldCharType="begin"/>
      </w:r>
      <w:r w:rsidR="00BA52D4">
        <w:rPr>
          <w:rFonts w:ascii="Arial" w:eastAsia="Arial" w:hAnsi="Arial" w:cs="Arial"/>
        </w:rPr>
        <w:instrText xml:space="preserve"> ADDIN ZOTERO_ITEM CSL_CITATION {"citationID":"EkWcXXov","properties":{"formattedCitation":"\\super 97\\uc0\\u8211{}99\\nosupersub{}","plainCitation":"97–99","noteIndex":0},"citationItems":[{"id":1020,"uris":["http://zotero.org/users/7734491/items/228IDJNP"],"uri":["http://zotero.org/users/7734491/items/228IDJNP"],"itemData":{"id":1020,"type":"article-journal","abstract":"FreeSurfer is a suite of tools for the analysis of neuroimaging data that provides an array of algorithms to quantify the functional, connectional and structural properties of the human brain. It has evolved from a package primarily aimed at generating surface representations of the cerebral cortex into one that automatically creates models of most macroscopically visible structures in the human brain given any reasonable T1-weighted input image. It is freely available, runs on a wide variety of hardware and software platforms, and is open source. © 2012 Elsevier Inc.","container-title":"NeuroImage","DOI":"10.1016/j.neuroimage.2012.01.021","ISSN":"1095-9572","issue":"2","note":"PMID: 22248573\npublisher: Academic Press\nCitation Key: Fischl2012","page":"774-81","title":"FreeSurfer.","URL":"https://www.sciencedirect.com/science/article/pii/S1053811912000389?via%3Dihub","volume":"62","author":[{"family":"Fischl","given":"Bruce"}],"accessed":{"date-parts":[["2019",5,14]]},"issued":{"date-parts":[["2012",8,15]]}}},{"id":1784,"uris":["http://zotero.org/users/7734491/items/YJDW53KL"],"uri":["http://zotero.org/users/7734491/items/YJDW53KL"],"itemData":{"id":1784,"type":"article-journal","container-title":"NeuroImage","DOI":"10.1016/j.neuroimage.2015.04.042","ISSN":"10538119","journalAbbreviation":"NeuroImage","language":"en","page":"117-137","source":"DOI.org (Crossref)","title":"A computational atlas of the hippocampal formation using ex vivo , ultra-high resolution MRI: Application to adaptive segmentation of in vivo MRI","title-short":"A computational atlas of the hippocampal formation using ex vivo , ultra-high resolution MRI","URL":"https://linkinghub.elsevier.com/retrieve/pii/S1053811915003420","volume":"115","author":[{"family":"Iglesias","given":"Juan Eugenio"},{"family":"Augustinack","given":"Jean C."},{"family":"Nguyen","given":"Khoa"},{"family":"Player","given":"Christopher M."},{"family":"Player","given":"Allison"},{"family":"Wright","given":"Michelle"},{"family":"Roy","given":"Nicole"},{"family":"Frosch","given":"Matthew P."},{"family":"McKee","given":"Ann C."},{"family":"Wald","given":"Lawrence L."},{"family":"Fischl","given":"Bruce"},{"family":"Van Leemput","given":"Koen"}],"accessed":{"date-parts":[["2021",4,20]]},"issued":{"date-parts":[["2015",7]]}}},{"id":1786,"uris":["http://zotero.org/users/7734491/items/UHF3VSRN"],"uri":["http://zotero.org/users/7734491/items/UHF3VSRN"],"itemData":{"id":1786,"type":"article-journal","container-title":"NeuroImage","DOI":"10.1016/j.neuroimage.2017.04.046","ISSN":"10538119","journalAbbreviation":"NeuroImage","language":"en","page":"370-382","source":"DOI.org (Crossref)","title":"High-resolution magnetic resonance imaging reveals nuclei of the human amygdala: manual segmentation to automatic atlas","title-short":"High-resolution magnetic resonance imaging reveals nuclei of the human amygdala","URL":"https://linkinghub.elsevier.com/retrieve/pii/S1053811917303427","volume":"155","author":[{"family":"Saygin","given":"Z.M."},{"family":"Kliemann","given":"D."},{"family":"Iglesias","given":"J.E."},{"family":"Kouwe","given":"A.J.W.","non-dropping-particle":"van der"},{"family":"Boyd","given":"E."},{"family":"Reuter","given":"M."},{"family":"Stevens","given":"A."},{"family":"Van Leemput","given":"K."},{"family":"McKee","given":"A."},{"family":"Frosch","given":"M.P."},{"family":"Fischl","given":"B."},{"family":"Augustinack","given":"J.C."}],"accessed":{"date-parts":[["2021",4,20]]},"issued":{"date-parts":[["2017",7]]}}}],"schema":"https://github.com/citation-style-language/schema/raw/master/csl-citation.json"} </w:instrText>
      </w:r>
      <w:r w:rsidR="004C76C9" w:rsidRPr="00E1781D">
        <w:rPr>
          <w:rFonts w:ascii="Arial" w:eastAsia="Arial" w:hAnsi="Arial" w:cs="Arial"/>
        </w:rPr>
        <w:fldChar w:fldCharType="separate"/>
      </w:r>
      <w:r w:rsidR="00BA52D4" w:rsidRPr="00BA52D4">
        <w:rPr>
          <w:rFonts w:ascii="Arial" w:hAnsi="Arial" w:cs="Arial"/>
          <w:szCs w:val="24"/>
          <w:vertAlign w:val="superscript"/>
        </w:rPr>
        <w:t>97–99</w:t>
      </w:r>
      <w:r w:rsidR="004C76C9" w:rsidRPr="00E1781D">
        <w:rPr>
          <w:rFonts w:ascii="Arial" w:eastAsia="Arial" w:hAnsi="Arial" w:cs="Arial"/>
        </w:rPr>
        <w:fldChar w:fldCharType="end"/>
      </w:r>
      <w:r w:rsidRPr="00E1781D">
        <w:rPr>
          <w:rFonts w:ascii="Arial" w:eastAsia="Arial" w:hAnsi="Arial" w:cs="Arial"/>
        </w:rPr>
        <w:t>). The hippocampus was segmented into head (anterior), body, and tail (posterior) subfields along the long axis. The amygdala was segmented into the basolateral (BLA), and central nucleus (</w:t>
      </w:r>
      <w:proofErr w:type="spellStart"/>
      <w:r w:rsidRPr="00E1781D">
        <w:rPr>
          <w:rFonts w:ascii="Arial" w:eastAsia="Arial" w:hAnsi="Arial" w:cs="Arial"/>
        </w:rPr>
        <w:t>CeM</w:t>
      </w:r>
      <w:proofErr w:type="spellEnd"/>
      <w:r w:rsidRPr="00E1781D">
        <w:rPr>
          <w:rFonts w:ascii="Arial" w:eastAsia="Arial" w:hAnsi="Arial" w:cs="Arial"/>
        </w:rPr>
        <w:t xml:space="preserve">) subfields. </w:t>
      </w:r>
      <w:r w:rsidR="00A82706">
        <w:rPr>
          <w:rFonts w:ascii="Arial" w:eastAsia="Arial" w:hAnsi="Arial" w:cs="Arial"/>
        </w:rPr>
        <w:t xml:space="preserve">The segmentations were </w:t>
      </w:r>
      <w:r w:rsidR="008B4C55">
        <w:rPr>
          <w:rFonts w:ascii="Arial" w:eastAsia="Arial" w:hAnsi="Arial" w:cs="Arial"/>
        </w:rPr>
        <w:t xml:space="preserve">first warped from Freesurfer native space to T1w space, and then from T1w space to standard space using </w:t>
      </w:r>
      <w:proofErr w:type="spellStart"/>
      <w:r w:rsidR="008B4C55" w:rsidRPr="00E1781D">
        <w:rPr>
          <w:rFonts w:ascii="Courier New" w:eastAsia="Arial" w:hAnsi="Courier New" w:cs="Courier New"/>
        </w:rPr>
        <w:t>antsApplyTransforms</w:t>
      </w:r>
      <w:proofErr w:type="spellEnd"/>
      <w:r w:rsidR="008B4C55">
        <w:rPr>
          <w:rFonts w:ascii="Arial" w:eastAsia="Arial" w:hAnsi="Arial" w:cs="Arial"/>
        </w:rPr>
        <w:t xml:space="preserve"> and the transforms calculated by </w:t>
      </w:r>
      <w:proofErr w:type="spellStart"/>
      <w:r w:rsidR="008B4C55">
        <w:rPr>
          <w:rFonts w:ascii="Arial" w:eastAsia="Arial" w:hAnsi="Arial" w:cs="Arial"/>
        </w:rPr>
        <w:t>fMRIprep</w:t>
      </w:r>
      <w:proofErr w:type="spellEnd"/>
      <w:r w:rsidR="008B4C55">
        <w:rPr>
          <w:rFonts w:ascii="Arial" w:eastAsia="Arial" w:hAnsi="Arial" w:cs="Arial"/>
        </w:rPr>
        <w:t xml:space="preserve"> for each subject. Multilabel interpolation was used to ensure that the segmentations did not </w:t>
      </w:r>
      <w:proofErr w:type="gramStart"/>
      <w:r w:rsidR="008B4C55">
        <w:rPr>
          <w:rFonts w:ascii="Arial" w:eastAsia="Arial" w:hAnsi="Arial" w:cs="Arial"/>
        </w:rPr>
        <w:t>overlap, and</w:t>
      </w:r>
      <w:proofErr w:type="gramEnd"/>
      <w:r w:rsidR="008B4C55">
        <w:rPr>
          <w:rFonts w:ascii="Arial" w:eastAsia="Arial" w:hAnsi="Arial" w:cs="Arial"/>
        </w:rPr>
        <w:t xml:space="preserve"> were then resampled into </w:t>
      </w:r>
      <w:r w:rsidR="008B4C55" w:rsidRPr="008B4C55">
        <w:rPr>
          <w:rFonts w:ascii="Arial" w:eastAsia="Arial" w:hAnsi="Arial" w:cs="Arial"/>
        </w:rPr>
        <w:t>3mm</w:t>
      </w:r>
      <w:r w:rsidR="008B4C55">
        <w:rPr>
          <w:rFonts w:ascii="Arial" w:eastAsia="Arial" w:hAnsi="Arial" w:cs="Arial"/>
          <w:vertAlign w:val="superscript"/>
        </w:rPr>
        <w:t>3</w:t>
      </w:r>
      <w:r w:rsidR="008B4C55">
        <w:rPr>
          <w:rFonts w:ascii="Arial" w:eastAsia="Arial" w:hAnsi="Arial" w:cs="Arial"/>
          <w:vertAlign w:val="subscript"/>
        </w:rPr>
        <w:t xml:space="preserve"> </w:t>
      </w:r>
      <w:r w:rsidR="008B4C55">
        <w:rPr>
          <w:rFonts w:ascii="Arial" w:eastAsia="Arial" w:hAnsi="Arial" w:cs="Arial"/>
        </w:rPr>
        <w:t xml:space="preserve">resolution using </w:t>
      </w:r>
      <w:proofErr w:type="spellStart"/>
      <w:r w:rsidR="008B4C55" w:rsidRPr="00E1781D">
        <w:rPr>
          <w:rFonts w:ascii="Courier New" w:eastAsia="Arial" w:hAnsi="Courier New" w:cs="Courier New"/>
        </w:rPr>
        <w:t>ResampleImage</w:t>
      </w:r>
      <w:proofErr w:type="spellEnd"/>
      <w:r w:rsidR="008B4C55">
        <w:rPr>
          <w:rFonts w:ascii="Arial" w:eastAsia="Arial" w:hAnsi="Arial" w:cs="Arial"/>
        </w:rPr>
        <w:t xml:space="preserve"> from ANTs.</w:t>
      </w:r>
      <w:r w:rsidRPr="00E1781D">
        <w:rPr>
          <w:rFonts w:ascii="Arial" w:eastAsia="Arial" w:hAnsi="Arial" w:cs="Arial"/>
        </w:rPr>
        <w:t xml:space="preserve"> </w:t>
      </w:r>
      <w:r w:rsidR="008B4C55">
        <w:rPr>
          <w:rFonts w:ascii="Arial" w:eastAsia="Arial" w:hAnsi="Arial" w:cs="Arial"/>
        </w:rPr>
        <w:t>B</w:t>
      </w:r>
      <w:r w:rsidRPr="00E1781D">
        <w:rPr>
          <w:rFonts w:ascii="Arial" w:eastAsia="Arial" w:hAnsi="Arial" w:cs="Arial"/>
        </w:rPr>
        <w:t xml:space="preserve">inary masks </w:t>
      </w:r>
      <w:r w:rsidR="008B4C55">
        <w:rPr>
          <w:rFonts w:ascii="Arial" w:eastAsia="Arial" w:hAnsi="Arial" w:cs="Arial"/>
        </w:rPr>
        <w:t xml:space="preserve">were then </w:t>
      </w:r>
      <w:r w:rsidRPr="00E1781D">
        <w:rPr>
          <w:rFonts w:ascii="Arial" w:eastAsia="Arial" w:hAnsi="Arial" w:cs="Arial"/>
        </w:rPr>
        <w:t xml:space="preserve">created </w:t>
      </w:r>
      <w:r w:rsidR="008B4C55">
        <w:rPr>
          <w:rFonts w:ascii="Arial" w:eastAsia="Arial" w:hAnsi="Arial" w:cs="Arial"/>
        </w:rPr>
        <w:t xml:space="preserve">for each segmentation </w:t>
      </w:r>
      <w:r w:rsidRPr="00E1781D">
        <w:rPr>
          <w:rFonts w:ascii="Arial" w:eastAsia="Arial" w:hAnsi="Arial" w:cs="Arial"/>
        </w:rPr>
        <w:t xml:space="preserve">using </w:t>
      </w:r>
      <w:proofErr w:type="spellStart"/>
      <w:r w:rsidRPr="00E1781D">
        <w:rPr>
          <w:rFonts w:ascii="Courier New" w:eastAsia="Courier New" w:hAnsi="Courier New" w:cs="Courier New"/>
        </w:rPr>
        <w:t>fslmaths</w:t>
      </w:r>
      <w:proofErr w:type="spellEnd"/>
      <w:r w:rsidRPr="00E1781D">
        <w:rPr>
          <w:rFonts w:ascii="Arial" w:eastAsia="Arial" w:hAnsi="Arial" w:cs="Arial"/>
        </w:rPr>
        <w:t>.</w:t>
      </w:r>
    </w:p>
    <w:p w14:paraId="3EC86BAB" w14:textId="43DD60D2" w:rsidR="000F625B" w:rsidRDefault="008B4C55">
      <w:pPr>
        <w:spacing w:line="480" w:lineRule="auto"/>
        <w:jc w:val="both"/>
        <w:rPr>
          <w:rFonts w:ascii="Arial" w:eastAsia="Arial" w:hAnsi="Arial" w:cs="Arial"/>
        </w:rPr>
      </w:pPr>
      <w:r>
        <w:rPr>
          <w:rFonts w:ascii="Arial" w:eastAsia="Arial" w:hAnsi="Arial" w:cs="Arial"/>
        </w:rPr>
        <w:tab/>
        <w:t xml:space="preserve">In addition to these </w:t>
      </w:r>
      <w:r w:rsidRPr="00E1781D">
        <w:rPr>
          <w:rFonts w:ascii="Arial" w:eastAsia="Arial" w:hAnsi="Arial" w:cs="Arial"/>
          <w:i/>
          <w:iCs/>
        </w:rPr>
        <w:t>a priori</w:t>
      </w:r>
      <w:r>
        <w:rPr>
          <w:rFonts w:ascii="Arial" w:eastAsia="Arial" w:hAnsi="Arial" w:cs="Arial"/>
        </w:rPr>
        <w:t xml:space="preserve"> ROIs, we also probed emotional reinstatement in the anterior insula and the precuneus based on the results from our whole-brain searchlight. The anterior insula was defined bilaterally using coordinates from a meta-analysis of fear conditioning using a CS+ &gt; CS- univariate contrast (</w:t>
      </w:r>
      <w:r w:rsidR="00880710">
        <w:rPr>
          <w:rFonts w:ascii="Arial" w:eastAsia="Arial" w:hAnsi="Arial" w:cs="Arial"/>
        </w:rPr>
        <w:t xml:space="preserve">MNI </w:t>
      </w:r>
      <w:proofErr w:type="spellStart"/>
      <w:r>
        <w:rPr>
          <w:rFonts w:ascii="Arial" w:eastAsia="Arial" w:hAnsi="Arial" w:cs="Arial"/>
        </w:rPr>
        <w:t>lh</w:t>
      </w:r>
      <w:proofErr w:type="spellEnd"/>
      <w:r>
        <w:rPr>
          <w:rFonts w:ascii="Arial" w:eastAsia="Arial" w:hAnsi="Arial" w:cs="Arial"/>
        </w:rPr>
        <w:t xml:space="preserve">: -40, 18, -2; rh: 40, 16, 2) </w:t>
      </w:r>
      <w:r>
        <w:rPr>
          <w:rFonts w:ascii="Arial" w:eastAsia="Arial" w:hAnsi="Arial" w:cs="Arial"/>
        </w:rPr>
        <w:fldChar w:fldCharType="begin"/>
      </w:r>
      <w:r w:rsidR="00C06015">
        <w:rPr>
          <w:rFonts w:ascii="Arial" w:eastAsia="Arial" w:hAnsi="Arial" w:cs="Arial"/>
        </w:rPr>
        <w:instrText xml:space="preserve"> ADDIN ZOTERO_ITEM CSL_CITATION {"citationID":"kJZu2Zkf","properties":{"formattedCitation":"\\super 28\\nosupersub{}","plainCitation":"28","noteIndex":0},"citationItems":[{"id":428,"uris":["http://zotero.org/users/7734491/items/SG8I7DPZ"],"uri":["http://zotero.org/users/7734491/items/SG8I7DPZ"],"itemData":{"id":428,"type":"article-journal","abstract":"Classical Pavlovian fear conditioning remains the most widely employed experimental model of fear and anxiety, and continues to inform contemporary pathophysiological accounts of clinical anxiety disorders. Despite its widespread application in human and animal studies, the neurobiological basis of fear conditioning remains only partially understood. Here we provide a comprehensive meta-analysis of human fear-conditioning studies carried out with functional magnetic resonance imaging (fMRI), yielding a pooled sample of 677 participants from 27 independent studies. As a distinguishing feature of this meta-analysis, original statistical brain maps were obtained from the authors of 13 of these studies. Our primary analyses demonstrate that human fear conditioning is associated with a consistent and robust pattern of neural activation across a hypothesized genuine network of brain regions resembling existing anatomical descriptions of the 'central autonomic–interoceptive network'. This finding is discussed with a particular emphasis on the neural substrates of conscious fear processing. Our associated meta-analysis of functional deactivations —a scarcely addressed dynamic in fMRI fear-conditioning studies—also suggests the existence of a coordinated brain response potentially underlying the 'safety signal' (that is, non-threat) processing. We attempt to provide an integrated summary on these findings with the view that they may inform ongoing studies of fear-conditioning processes both in healthy and clinical populations, as investigated with neuroimaging and other experimental approaches.","container-title":"Molecular Psychiatry","DOI":"10.1038/mp.2015.88","ISSN":"14765578","issue":"4","note":"PMID: 26122585\nCitation Key: Fullana2016\nISBN: 1359-4184","page":"500-508","title":"Neural signatures of human fear conditioning: An updated and extended meta-analysis of fMRI studies","URL":"http://www.nature.com/doifinder/10.1038/mp.2015.88","volume":"21","author":[{"family":"Fullana","given":"Miquel A."},{"family":"Harrison","given":"B. J."},{"family":"Soriano-Mas","given":"C."},{"family":"Vervliet","given":"B."},{"family":"Cardoner","given":"N."},{"family":"Àvila-Parcet","given":"A."},{"family":"Radua","given":"J."}],"accessed":{"date-parts":[["2017",10,31]]},"issued":{"date-parts":[["2016"]]}}}],"schema":"https://github.com/citation-style-language/schema/raw/master/csl-citation.json"} </w:instrText>
      </w:r>
      <w:r>
        <w:rPr>
          <w:rFonts w:ascii="Arial" w:eastAsia="Arial" w:hAnsi="Arial" w:cs="Arial"/>
        </w:rPr>
        <w:fldChar w:fldCharType="separate"/>
      </w:r>
      <w:r w:rsidR="00C06015" w:rsidRPr="00C06015">
        <w:rPr>
          <w:rFonts w:ascii="Arial" w:hAnsi="Arial" w:cs="Arial"/>
          <w:szCs w:val="24"/>
          <w:vertAlign w:val="superscript"/>
        </w:rPr>
        <w:t>28</w:t>
      </w:r>
      <w:r>
        <w:rPr>
          <w:rFonts w:ascii="Arial" w:eastAsia="Arial" w:hAnsi="Arial" w:cs="Arial"/>
        </w:rPr>
        <w:fldChar w:fldCharType="end"/>
      </w:r>
      <w:r>
        <w:rPr>
          <w:rFonts w:ascii="Arial" w:eastAsia="Arial" w:hAnsi="Arial" w:cs="Arial"/>
        </w:rPr>
        <w:t>. The radius for each sphere was set to 8mm to</w:t>
      </w:r>
      <w:r w:rsidR="00880710">
        <w:rPr>
          <w:rFonts w:ascii="Arial" w:eastAsia="Arial" w:hAnsi="Arial" w:cs="Arial"/>
        </w:rPr>
        <w:t xml:space="preserve"> better match the number of voxels selected in our midline ROIs. The precuneus was defined from a recent fMRI meta-analysis of episodic memory studies using a contrast for retrieval success (i.e., hits &gt; correct rejection) with a radius of 10mm (MNI -9, -71, 27) </w:t>
      </w:r>
      <w:r w:rsidR="00880710">
        <w:rPr>
          <w:rFonts w:ascii="Arial" w:eastAsia="Arial" w:hAnsi="Arial" w:cs="Arial"/>
        </w:rPr>
        <w:fldChar w:fldCharType="begin"/>
      </w:r>
      <w:r w:rsidR="00BA52D4">
        <w:rPr>
          <w:rFonts w:ascii="Arial" w:eastAsia="Arial" w:hAnsi="Arial" w:cs="Arial"/>
        </w:rPr>
        <w:instrText xml:space="preserve"> ADDIN ZOTERO_ITEM CSL_CITATION {"citationID":"aiENiddg","properties":{"formattedCitation":"\\super 100\\nosupersub{}","plainCitation":"100","noteIndex":0},"citationItems":[{"id":2001,"uris":["http://zotero.org/users/7734491/items/FH2W5LSS"],"uri":["http://zotero.org/users/7734491/items/FH2W5LSS"],"itemData":{"id":2001,"type":"article-journal","abstract":"The extent to which explicit memory (EM) and implicit memory (IM) involve similar or diﬀerential neural substrates remains unclear. To address this issue, this study provides a direct, meta-analytic comparison of functional neuroimaging studies involving EM and IM tasks. The meta-analysis comprised two separate metaanalytic comparisons. First, to compare EM and IM in terms of encoding activity, subsequent memory eﬀects (remembered &gt; forgotten) and repetition suppression eﬀects (ﬁrst &gt; repeated) were directly compared. Second, to compare EM and IM in terms of retrieval activity, retrieval success eﬀects (hit &gt; correct rejection) and repetition suppression eﬀects were directly compared. Based on the notion that reduced activity during repeated processing is a ‘by-product’ or direct consequence of the stimulus processing performed in the same regions at initial exposure, regions showing repetition suppression were thought to play an important role in both IM-encoding and IM-retrieval activities. The results indicated that subsequent memory and repetition suppression eﬀects had extensive overlaps and no signiﬁcant separations, suggesting that EM- and IM-encoding activities involve largely common regions. Retrieval success and repetition suppression eﬀects had strong segregations and only modest overlaps, suggesting that EM- and IM-retrieval activities involve largely separate regions. Consistent with these results, Explicit/Implicit Memory Encoding and Retrieval (EIMER), a neurocognitive model of EM and IM that suggests a common-encoding, separate-retrieval hypothesis for EM and IM is proposed herein.","container-title":"Biological Psychology","DOI":"10.1016/j.biopsycho.2019.04.006","ISSN":"03010511","journalAbbreviation":"Biological Psychology","language":"en","page":"96-111","source":"DOI.org (Crossref)","title":"Neural correlates of explicit and implicit memory at encoding and retrieval: A unified framework and meta-analysis of functional neuroimaging studies","title-short":"Neural correlates of explicit and implicit memory at encoding and retrieval","URL":"https://linkinghub.elsevier.com/retrieve/pii/S0301051118307476","volume":"145","author":[{"family":"Kim","given":"Hongkeun"}],"accessed":{"date-parts":[["2021",9,1]]},"issued":{"date-parts":[["2019",7]]}}}],"schema":"https://github.com/citation-style-language/schema/raw/master/csl-citation.json"} </w:instrText>
      </w:r>
      <w:r w:rsidR="00880710">
        <w:rPr>
          <w:rFonts w:ascii="Arial" w:eastAsia="Arial" w:hAnsi="Arial" w:cs="Arial"/>
        </w:rPr>
        <w:fldChar w:fldCharType="separate"/>
      </w:r>
      <w:r w:rsidR="00BA52D4" w:rsidRPr="00BA52D4">
        <w:rPr>
          <w:rFonts w:ascii="Arial" w:hAnsi="Arial" w:cs="Arial"/>
          <w:szCs w:val="24"/>
          <w:vertAlign w:val="superscript"/>
        </w:rPr>
        <w:t>100</w:t>
      </w:r>
      <w:r w:rsidR="00880710">
        <w:rPr>
          <w:rFonts w:ascii="Arial" w:eastAsia="Arial" w:hAnsi="Arial" w:cs="Arial"/>
        </w:rPr>
        <w:fldChar w:fldCharType="end"/>
      </w:r>
      <w:r w:rsidR="00880710">
        <w:rPr>
          <w:rFonts w:ascii="Arial" w:eastAsia="Arial" w:hAnsi="Arial" w:cs="Arial"/>
        </w:rPr>
        <w:t>. The anterior insula and precuneus ROIs were then restricted to grey matter voxels and registered to each subject as above with our mPFC ROIs.</w:t>
      </w:r>
    </w:p>
    <w:p w14:paraId="29D74C86" w14:textId="77777777" w:rsidR="000F625B" w:rsidRDefault="00B06370">
      <w:pPr>
        <w:spacing w:line="480" w:lineRule="auto"/>
        <w:jc w:val="both"/>
        <w:rPr>
          <w:rFonts w:ascii="Arial" w:eastAsia="Arial" w:hAnsi="Arial" w:cs="Arial"/>
          <w:b/>
        </w:rPr>
      </w:pPr>
      <w:r>
        <w:rPr>
          <w:rFonts w:ascii="Arial" w:eastAsia="Arial" w:hAnsi="Arial" w:cs="Arial"/>
          <w:b/>
        </w:rPr>
        <w:t>Multivariate pattern analysis</w:t>
      </w:r>
    </w:p>
    <w:p w14:paraId="439F7C82" w14:textId="022185F7" w:rsidR="000F625B" w:rsidRDefault="00B06370">
      <w:pPr>
        <w:spacing w:after="0" w:line="480" w:lineRule="auto"/>
        <w:ind w:firstLine="720"/>
        <w:jc w:val="both"/>
        <w:rPr>
          <w:rFonts w:ascii="Arial" w:eastAsia="Arial" w:hAnsi="Arial" w:cs="Arial"/>
          <w:color w:val="000000"/>
        </w:rPr>
      </w:pPr>
      <w:r>
        <w:rPr>
          <w:rFonts w:ascii="Arial" w:eastAsia="Arial" w:hAnsi="Arial" w:cs="Arial"/>
          <w:color w:val="000000"/>
        </w:rPr>
        <w:t xml:space="preserve">After preprocessing with </w:t>
      </w:r>
      <w:proofErr w:type="spellStart"/>
      <w:r>
        <w:rPr>
          <w:rFonts w:ascii="Arial" w:eastAsia="Arial" w:hAnsi="Arial" w:cs="Arial"/>
          <w:color w:val="000000"/>
        </w:rPr>
        <w:t>fMRIprep</w:t>
      </w:r>
      <w:proofErr w:type="spellEnd"/>
      <w:r>
        <w:rPr>
          <w:rFonts w:ascii="Arial" w:eastAsia="Arial" w:hAnsi="Arial" w:cs="Arial"/>
          <w:color w:val="000000"/>
        </w:rPr>
        <w:t xml:space="preserve">, we computed a LS-S style </w:t>
      </w:r>
      <w:proofErr w:type="spellStart"/>
      <w:r>
        <w:rPr>
          <w:rFonts w:ascii="Arial" w:eastAsia="Arial" w:hAnsi="Arial" w:cs="Arial"/>
          <w:color w:val="000000"/>
        </w:rPr>
        <w:t>betaseries</w:t>
      </w:r>
      <w:proofErr w:type="spellEnd"/>
      <w:r>
        <w:rPr>
          <w:rFonts w:ascii="Arial" w:eastAsia="Arial" w:hAnsi="Arial" w:cs="Arial"/>
          <w:color w:val="000000"/>
        </w:rPr>
        <w:t xml:space="preserve"> to facilitate the encoding-retrieval similarity analysis </w:t>
      </w:r>
      <w:r w:rsidR="002B40C5">
        <w:rPr>
          <w:rFonts w:ascii="Arial" w:eastAsia="Arial" w:hAnsi="Arial" w:cs="Arial"/>
          <w:color w:val="000000"/>
        </w:rPr>
        <w:fldChar w:fldCharType="begin"/>
      </w:r>
      <w:r w:rsidR="00BA52D4">
        <w:rPr>
          <w:rFonts w:ascii="Arial" w:eastAsia="Arial" w:hAnsi="Arial" w:cs="Arial"/>
          <w:color w:val="000000"/>
        </w:rPr>
        <w:instrText xml:space="preserve"> ADDIN ZOTERO_ITEM CSL_CITATION {"citationID":"oHpipkBf","properties":{"formattedCitation":"\\super 101,102\\nosupersub{}","plainCitation":"101,102","noteIndex":0},"citationItems":[{"id":531,"uris":["http://zotero.org/users/7734491/items/5YW8ICNF"],"uri":["http://zotero.org/users/7734491/items/5YW8ICNF"],"itemData":{"id":531,"type":"article-journal","abstract":"Use of multivoxel pattern analysis (MVPA) to predict the cognitive state of a subject during task performance has become a popular focus of fMRI studies. The input to these analyses consists of activation patterns corresponding to different tasks or stimulus types. These activation patterns are fairly straightforward to calculate for blocked trials or slow event-related designs, but for rapid event-related designs the evoked BOLD signal for adjacent trials will overlap in time, complicating the identification of signal unique to specific trials. Rapid event-related designs are often preferred because they allow for more stimuli to be presented and subjects tend to be more focused on the task, and thus it would be beneficial to be able to use these types of designs in MVPA analyses. The present work compares 8 different models for estimating trial-by-trial activation patterns for a range of rapid event-related designs varying by interstimulus interval and signal-to-noise ratio. The most effective approach obtains each trial's estimate through a general linear model including a regressor for that trial as well as another regressor for all other trials. Through the analysis of both simulated and real data we have found that this model shows some improvement over the standard approaches for obtaining activation patterns. The resulting trial-by-trial estimates are more representative of the true activation magnitudes, leading to a boost in classification accuracy in fast event-related designs with higher signal-to-noise. This provides the potential for fMRI studies that allow simultaneous optimization of both univariate and MVPA approaches. © 2011 Elsevier Inc.","container-title":"NeuroImage","DOI":"10.1016/j.neuroimage.2011.08.076","ISSN":"10538119","issue":"3","note":"PMID: 21924359\nCitation Key: Mumford2012\nISBN: 1095-9572 (Electronic)\\r1053-8119 (Linking)","page":"2636-2643","title":"Deconvolving BOLD activation in event-related designs for multivoxel pattern classification analyses","volume":"59","author":[{"family":"Mumford","given":"Jeanette A"},{"family":"Turner","given":"Benjamin O"},{"family":"Ashby","given":"F. Gregory"},{"family":"Poldrack","given":"Russell A"}],"accessed":{"date-parts":[["2017",9,24]]},"issued":{"date-parts":[["2012"]]}}},{"id":1543,"uris":["http://zotero.org/users/7734491/items/HFZ6IRPS"],"uri":["http://zotero.org/users/7734491/items/HFZ6IRPS"],"itemData":{"id":1543,"type":"article-journal","abstract":"A prerequisite for a pattern analysis using functional magnetic resonance imaging (fMRI) data is estimating the patterns from time series data, which then are input into the pattern analysis. Here we focus on how the combination of study design (order and spacing of trials) with pattern estimator impacts the Type I error rate of the subsequent pattern analysis. When Type I errors are inflated, the results are no longer valid, so this work serves as a guide for designing and analyzing MVPA studies with controlled false positive rates. The MVPA strategies examined are pattern classification and similarity, utilizing single trial activation patterns from the same functional run. Primarily focusing on the Least Squares Single and Least Square All pattern estimators, we show that collinearities in the models, along with temporal autocorrelation, can cause false positive correlations between activation pattern estimates that adversely impact the false positive rates of pattern similarity and classification analyses. It may seem intuitive that increasing the interstimulus interval (ISI) would alleviate this issue, but remaining weak correlations between activation patterns persist and have a strong influence in pattern similarity analyses. Pattern similarity analyses using only activation patterns estimated from the same functional run of data are susceptible to inflated false positives unless trials are randomly ordered, with a different randomization for each subject. In other cases, where there is any structure to trial order, valid pattern similarity analysis results can only be obtained if similarity computations are restricted to pairs of activation patterns from independent runs. Likewise, for pattern classification, false positives are minimized when the testing and training sets in cross validation do not contain patterns estimated from the same run.","container-title":"NeuroImage","DOI":"10.1016/j.neuroimage.2014.09.026","ISSN":"10959572","note":"publisher: Elsevier Inc.","page":"130-138","title":"The impact of study design on pattern estimation for single-trial multivariate pattern analysis","URL":"http://dx.doi.org/10.1016/j.neuroimage.2014.09.026","volume":"103","author":[{"family":"Mumford","given":"Jeanette A."},{"family":"Davis","given":"Tyler"},{"family":"Poldrack","given":"Russell A."}],"issued":{"date-parts":[["2014"]]}}}],"schema":"https://github.com/citation-style-language/schema/raw/master/csl-citation.json"} </w:instrText>
      </w:r>
      <w:r w:rsidR="002B40C5">
        <w:rPr>
          <w:rFonts w:ascii="Arial" w:eastAsia="Arial" w:hAnsi="Arial" w:cs="Arial"/>
          <w:color w:val="000000"/>
        </w:rPr>
        <w:fldChar w:fldCharType="separate"/>
      </w:r>
      <w:r w:rsidR="00BA52D4" w:rsidRPr="00BA52D4">
        <w:rPr>
          <w:rFonts w:ascii="Arial" w:hAnsi="Arial" w:cs="Arial"/>
          <w:szCs w:val="24"/>
          <w:vertAlign w:val="superscript"/>
        </w:rPr>
        <w:t>101,102</w:t>
      </w:r>
      <w:r w:rsidR="002B40C5">
        <w:rPr>
          <w:rFonts w:ascii="Arial" w:eastAsia="Arial" w:hAnsi="Arial" w:cs="Arial"/>
          <w:color w:val="000000"/>
        </w:rPr>
        <w:fldChar w:fldCharType="end"/>
      </w:r>
      <w:r>
        <w:rPr>
          <w:rFonts w:ascii="Arial" w:eastAsia="Arial" w:hAnsi="Arial" w:cs="Arial"/>
          <w:color w:val="000000"/>
        </w:rPr>
        <w:t>. For each scanner run, trial-specific beta images are computed iteratively using a</w:t>
      </w:r>
      <w:r w:rsidR="00E632F1">
        <w:rPr>
          <w:rFonts w:ascii="Arial" w:eastAsia="Arial" w:hAnsi="Arial" w:cs="Arial"/>
          <w:color w:val="000000"/>
        </w:rPr>
        <w:t xml:space="preserve"> general linear model</w:t>
      </w:r>
      <w:r>
        <w:rPr>
          <w:rFonts w:ascii="Arial" w:eastAsia="Arial" w:hAnsi="Arial" w:cs="Arial"/>
          <w:color w:val="000000"/>
        </w:rPr>
        <w:t xml:space="preserve"> </w:t>
      </w:r>
      <w:r w:rsidR="00E632F1">
        <w:rPr>
          <w:rFonts w:ascii="Arial" w:eastAsia="Arial" w:hAnsi="Arial" w:cs="Arial"/>
          <w:color w:val="000000"/>
        </w:rPr>
        <w:t>(</w:t>
      </w:r>
      <w:r>
        <w:rPr>
          <w:rFonts w:ascii="Arial" w:eastAsia="Arial" w:hAnsi="Arial" w:cs="Arial"/>
          <w:color w:val="000000"/>
        </w:rPr>
        <w:t>GLM</w:t>
      </w:r>
      <w:r w:rsidR="00E632F1">
        <w:rPr>
          <w:rFonts w:ascii="Arial" w:eastAsia="Arial" w:hAnsi="Arial" w:cs="Arial"/>
          <w:color w:val="000000"/>
        </w:rPr>
        <w:t>)</w:t>
      </w:r>
      <w:r>
        <w:rPr>
          <w:rFonts w:ascii="Arial" w:eastAsia="Arial" w:hAnsi="Arial" w:cs="Arial"/>
          <w:color w:val="000000"/>
        </w:rPr>
        <w:t xml:space="preserve"> which models a single trial of interest and all other trials as regressors of no interest based on trial type (separate CS+/- no interest regressors</w:t>
      </w:r>
      <w:r w:rsidR="0007178E">
        <w:rPr>
          <w:rFonts w:ascii="Arial" w:eastAsia="Arial" w:hAnsi="Arial" w:cs="Arial"/>
          <w:color w:val="000000"/>
        </w:rPr>
        <w:t>). I</w:t>
      </w:r>
      <w:r>
        <w:rPr>
          <w:rFonts w:ascii="Arial" w:eastAsia="Arial" w:hAnsi="Arial" w:cs="Arial"/>
          <w:color w:val="000000"/>
        </w:rPr>
        <w:t xml:space="preserve">n addition to the </w:t>
      </w:r>
      <w:proofErr w:type="spellStart"/>
      <w:r>
        <w:rPr>
          <w:rFonts w:ascii="Arial" w:eastAsia="Arial" w:hAnsi="Arial" w:cs="Arial"/>
          <w:color w:val="000000"/>
        </w:rPr>
        <w:t>betaseries</w:t>
      </w:r>
      <w:proofErr w:type="spellEnd"/>
      <w:r>
        <w:rPr>
          <w:rFonts w:ascii="Arial" w:eastAsia="Arial" w:hAnsi="Arial" w:cs="Arial"/>
          <w:color w:val="000000"/>
        </w:rPr>
        <w:t xml:space="preserve"> images, we also generated conventional average activity </w:t>
      </w:r>
      <w:r>
        <w:rPr>
          <w:rFonts w:ascii="Arial" w:eastAsia="Arial" w:hAnsi="Arial" w:cs="Arial"/>
          <w:color w:val="000000"/>
        </w:rPr>
        <w:lastRenderedPageBreak/>
        <w:t>estimates for CS+ and CS- separately from each phase of learning on Day 1, (</w:t>
      </w:r>
      <w:r w:rsidR="00E857B6">
        <w:rPr>
          <w:rFonts w:ascii="Arial" w:eastAsia="Arial" w:hAnsi="Arial" w:cs="Arial"/>
          <w:color w:val="000000"/>
        </w:rPr>
        <w:t>i.e.,</w:t>
      </w:r>
      <w:r>
        <w:rPr>
          <w:rFonts w:ascii="Arial" w:eastAsia="Arial" w:hAnsi="Arial" w:cs="Arial"/>
          <w:color w:val="000000"/>
        </w:rPr>
        <w:t xml:space="preserve"> all CS+ in one regressor of interest). For GLMs of fear conditioning, the US was modeled as a </w:t>
      </w:r>
      <w:proofErr w:type="gramStart"/>
      <w:r>
        <w:rPr>
          <w:rFonts w:ascii="Arial" w:eastAsia="Arial" w:hAnsi="Arial" w:cs="Arial"/>
          <w:color w:val="000000"/>
        </w:rPr>
        <w:t>0 duration</w:t>
      </w:r>
      <w:proofErr w:type="gramEnd"/>
      <w:r>
        <w:rPr>
          <w:rFonts w:ascii="Arial" w:eastAsia="Arial" w:hAnsi="Arial" w:cs="Arial"/>
          <w:color w:val="000000"/>
        </w:rPr>
        <w:t xml:space="preserve"> event and treated as a regressor of no interest. All GLM estimation was accomplished using FSL </w:t>
      </w:r>
      <w:r>
        <w:rPr>
          <w:rFonts w:ascii="Courier New" w:eastAsia="Courier New" w:hAnsi="Courier New" w:cs="Courier New"/>
          <w:color w:val="000000"/>
        </w:rPr>
        <w:t xml:space="preserve">FEAT, </w:t>
      </w:r>
      <w:r>
        <w:rPr>
          <w:rFonts w:ascii="Arial" w:eastAsia="Arial" w:hAnsi="Arial" w:cs="Arial"/>
          <w:color w:val="000000"/>
        </w:rPr>
        <w:t xml:space="preserve">prewhitening was used, and spatial smoothing was not applied in order to respect the boundaries of our </w:t>
      </w:r>
      <w:r>
        <w:rPr>
          <w:rFonts w:ascii="Arial" w:eastAsia="Arial" w:hAnsi="Arial" w:cs="Arial"/>
          <w:i/>
          <w:color w:val="000000"/>
        </w:rPr>
        <w:t>a priori</w:t>
      </w:r>
      <w:r>
        <w:rPr>
          <w:rFonts w:ascii="Arial" w:eastAsia="Arial" w:hAnsi="Arial" w:cs="Arial"/>
          <w:color w:val="000000"/>
        </w:rPr>
        <w:t xml:space="preserve"> ROIs. In addition to the preprocessing applied by </w:t>
      </w:r>
      <w:proofErr w:type="spellStart"/>
      <w:r>
        <w:rPr>
          <w:rFonts w:ascii="Arial" w:eastAsia="Arial" w:hAnsi="Arial" w:cs="Arial"/>
          <w:color w:val="000000"/>
        </w:rPr>
        <w:t>fMRIprep</w:t>
      </w:r>
      <w:proofErr w:type="spellEnd"/>
      <w:r>
        <w:rPr>
          <w:rFonts w:ascii="Arial" w:eastAsia="Arial" w:hAnsi="Arial" w:cs="Arial"/>
          <w:color w:val="000000"/>
        </w:rPr>
        <w:t xml:space="preserve">, several signals were included as confounds to be removed during GLM estimation, including the first </w:t>
      </w:r>
      <w:proofErr w:type="gramStart"/>
      <w:r>
        <w:rPr>
          <w:rFonts w:ascii="Arial" w:eastAsia="Arial" w:hAnsi="Arial" w:cs="Arial"/>
          <w:color w:val="000000"/>
        </w:rPr>
        <w:t>principle</w:t>
      </w:r>
      <w:proofErr w:type="gramEnd"/>
      <w:r>
        <w:rPr>
          <w:rFonts w:ascii="Arial" w:eastAsia="Arial" w:hAnsi="Arial" w:cs="Arial"/>
          <w:color w:val="000000"/>
        </w:rPr>
        <w:t xml:space="preserve"> component of the estimated physiological noise (</w:t>
      </w:r>
      <w:proofErr w:type="spellStart"/>
      <w:r>
        <w:rPr>
          <w:rFonts w:ascii="Arial" w:eastAsia="Arial" w:hAnsi="Arial" w:cs="Arial"/>
          <w:color w:val="000000"/>
        </w:rPr>
        <w:t>aCompCor</w:t>
      </w:r>
      <w:proofErr w:type="spellEnd"/>
      <w:r>
        <w:rPr>
          <w:rFonts w:ascii="Arial" w:eastAsia="Arial" w:hAnsi="Arial" w:cs="Arial"/>
          <w:color w:val="000000"/>
        </w:rPr>
        <w:t xml:space="preserve">), framewise displacement, 6 standard motion parameters, and the discrete cosine-basis regressors calculated by </w:t>
      </w:r>
      <w:proofErr w:type="spellStart"/>
      <w:r>
        <w:rPr>
          <w:rFonts w:ascii="Arial" w:eastAsia="Arial" w:hAnsi="Arial" w:cs="Arial"/>
          <w:color w:val="000000"/>
        </w:rPr>
        <w:t>fMRIprep</w:t>
      </w:r>
      <w:proofErr w:type="spellEnd"/>
      <w:r>
        <w:rPr>
          <w:rFonts w:ascii="Arial" w:eastAsia="Arial" w:hAnsi="Arial" w:cs="Arial"/>
          <w:color w:val="000000"/>
        </w:rPr>
        <w:t xml:space="preserve"> for high-pass filtering.</w:t>
      </w:r>
    </w:p>
    <w:p w14:paraId="58785A2C" w14:textId="1505F03B" w:rsidR="000F625B" w:rsidRDefault="00B06370">
      <w:pPr>
        <w:spacing w:after="0" w:line="480" w:lineRule="auto"/>
        <w:ind w:firstLine="720"/>
        <w:jc w:val="both"/>
        <w:rPr>
          <w:rFonts w:ascii="Arial" w:eastAsia="Arial" w:hAnsi="Arial" w:cs="Arial"/>
          <w:color w:val="000000"/>
        </w:rPr>
      </w:pPr>
      <w:r>
        <w:rPr>
          <w:rFonts w:ascii="Arial" w:eastAsia="Arial" w:hAnsi="Arial" w:cs="Arial"/>
          <w:color w:val="000000"/>
        </w:rPr>
        <w:t xml:space="preserve">The encoding-retrieval similarity analysis was implemented in custom Python code. The goal of this analysis was to directly compare multi-voxel patterns observed during encoding and retrieval of a specific stimulus in each ROI on a per-participant basis. In order to reduce noise prior to estimating pattern similarity, the LS-S beta images were weighted (multiplied) by the overall univariate estimate of the corresponding CS type from encoding </w:t>
      </w:r>
      <w:r w:rsidR="005B3E11">
        <w:rPr>
          <w:rFonts w:ascii="Arial" w:eastAsia="Arial" w:hAnsi="Arial" w:cs="Arial"/>
          <w:color w:val="000000"/>
        </w:rPr>
        <w:fldChar w:fldCharType="begin"/>
      </w:r>
      <w:r w:rsidR="00BA52D4">
        <w:rPr>
          <w:rFonts w:ascii="Arial" w:eastAsia="Arial" w:hAnsi="Arial" w:cs="Arial"/>
          <w:color w:val="000000"/>
        </w:rPr>
        <w:instrText xml:space="preserve"> ADDIN ZOTERO_ITEM CSL_CITATION {"citationID":"ZdV9dYwV","properties":{"formattedCitation":"\\super 42,103\\nosupersub{}","plainCitation":"42,103","noteIndex":0},"citationItems":[{"id":1468,"uris":["http://zotero.org/users/7734491/items/BSX3UQSB"],"uri":["http://zotero.org/users/7734491/items/BSX3UQSB"],"itemData":{"id":1468,"type":"article-journal","abstract":"For episodic memories, reinstating the mental context of a past experience improves retrieval of memories formed during that experience. Does context reinstatement serve a similar role for implicit, associative memories such as fear and extinction? Here, we used a fear extinction paradigm to investigate whether the retrieval of extinction (safety) memories is associated with reactivation of the mental context from extinction memory formation. In a two-day Pavlovian conditioning, extinction, and renewal protocol, we collected functional MRI data while healthy adults and adults with PTSD symptoms learned that conditioned stimuli (CSs) signaled threat through association with an electrical shock. Following acquisition, conceptually related exemplars from the CS category no longer signaled threat (i.e., extinction). Critically, during extinction only, task-irrelevant stimuli were presented between each CS trial to serve as “context tags” for subsequent identification of the possible reinstatement of this extinction context during a test of fear renewal the next day. We found that healthy adults exhibited extinction context reinstatement, as measured via multivariate pattern analysis of fMRI data, in the medial temporal lobe that related to behavioral performance, such that greater reinstatement predicted CSs being rated as safe instead of threatening. Moreover, context reinstatement positively correlated with univariate activity in the ventromedial prefrontal cortex and hippocampus, regions which are thought to be important for extinction learning. These relationships were not observed in the PTSD symptom group. These findings provide new evidence of a contextual reinstatement mechanism that helps resolve competition between the retrieval of opposing associative memories of threat and safety in the healthy adult brain that is dysregulated in PTSD.","container-title":"Neuropsychologia","DOI":"10.1016/j.neuropsychologia.2020.107573","ISSN":"18733514","note":"PMID: 32735802","page":"107573","title":"Contextual reinstatement promotes extinction generalization in healthy adults but not PTSD","URL":"https://doi.org/10.1016/j.neuropsychologia.2020.107573","volume":"147","author":[{"family":"Hennings","given":"Augustin C"},{"family":"McClay","given":"Mason"},{"family":"Lewis-Peacock","given":"Jarrod A"},{"family":"Dunsmoor","given":"Joseph E."}],"accessed":{"date-parts":[["2020",10,27]]},"issued":{"date-parts":[["2020"]]}}},{"id":1787,"uris":["http://zotero.org/users/7734491/items/T3TLXEDE"],"uri":["http://zotero.org/users/7734491/items/T3TLXEDE"],"itemData":{"id":1787,"type":"article-journal","abstract":"Holding information in working memory is essential for cognition, but removing unwanted thoughts is equally important. Here we use multivariate pattern analyses of brain activity to demonstrate the successful manipulation and removal of information from working memory using different strategies including suppressing a specific thought, replacing a thought with a different one, and clearing the mind of all thought. These strategies are supported by distinct brain regions and have differential consequences for allowing new information to be encoded.","container-title":"Nature Communications","DOI":"10.1038/s41467-020-20085-4","ISSN":"2041-1723","issue":"1","language":"en","note":"number: 1\npublisher: Nature Publishing Group","page":"6239","source":"www-nature-com.ezproxy.lib.utexas.edu","title":"Changes to information in working memory depend on distinct removal operations","URL":"http://www.nature.com/articles/s41467-020-20085-4","volume":"11","author":[{"family":"Kim","given":"Hyojeong"},{"family":"Smolker","given":"Harry R."},{"family":"Smith","given":"Louisa L."},{"family":"Banich","given":"Marie T."},{"family":"Lewis-Peacock","given":"Jarrod A."}],"accessed":{"date-parts":[["2021",4,20]]},"issued":{"date-parts":[["2020",12,7]]}}}],"schema":"https://github.com/citation-style-language/schema/raw/master/csl-citation.json"} </w:instrText>
      </w:r>
      <w:r w:rsidR="005B3E11">
        <w:rPr>
          <w:rFonts w:ascii="Arial" w:eastAsia="Arial" w:hAnsi="Arial" w:cs="Arial"/>
          <w:color w:val="000000"/>
        </w:rPr>
        <w:fldChar w:fldCharType="separate"/>
      </w:r>
      <w:r w:rsidR="00BA52D4" w:rsidRPr="00BA52D4">
        <w:rPr>
          <w:rFonts w:ascii="Arial" w:hAnsi="Arial" w:cs="Arial"/>
          <w:szCs w:val="24"/>
          <w:vertAlign w:val="superscript"/>
        </w:rPr>
        <w:t>42,103</w:t>
      </w:r>
      <w:r w:rsidR="005B3E11">
        <w:rPr>
          <w:rFonts w:ascii="Arial" w:eastAsia="Arial" w:hAnsi="Arial" w:cs="Arial"/>
          <w:color w:val="000000"/>
        </w:rPr>
        <w:fldChar w:fldCharType="end"/>
      </w:r>
      <w:r>
        <w:rPr>
          <w:rFonts w:ascii="Arial" w:eastAsia="Arial" w:hAnsi="Arial" w:cs="Arial"/>
          <w:color w:val="000000"/>
        </w:rPr>
        <w:t xml:space="preserve"> (e.g. all images of extinction CS+s from encoding and retrieval were weighted by the univariate estimate of extinction CS+ activity during encoding). For each ROI, encoding-retrieval similarity was then taken as the Pearson’s correlation between the two beta images for a given stimulus, one from encoding and one from retrieval. Pearson’s r values were Fisher-z transformed and submitted to statistical analysis.</w:t>
      </w:r>
    </w:p>
    <w:p w14:paraId="1C2826C0" w14:textId="137549FC" w:rsidR="000F625B" w:rsidRDefault="00B06370">
      <w:pPr>
        <w:spacing w:after="0" w:line="480" w:lineRule="auto"/>
        <w:jc w:val="both"/>
        <w:rPr>
          <w:rFonts w:ascii="Arial" w:eastAsia="Arial" w:hAnsi="Arial" w:cs="Arial"/>
          <w:b/>
          <w:color w:val="000000"/>
        </w:rPr>
      </w:pPr>
      <w:r>
        <w:rPr>
          <w:rFonts w:ascii="Arial" w:eastAsia="Arial" w:hAnsi="Arial" w:cs="Arial"/>
          <w:b/>
          <w:color w:val="000000"/>
        </w:rPr>
        <w:t>Whole-brain searchlight</w:t>
      </w:r>
    </w:p>
    <w:p w14:paraId="4B634248" w14:textId="39690723" w:rsidR="000F625B" w:rsidRPr="00C06015" w:rsidRDefault="00B06370">
      <w:pPr>
        <w:spacing w:after="0" w:line="480" w:lineRule="auto"/>
        <w:ind w:firstLine="720"/>
        <w:jc w:val="both"/>
        <w:rPr>
          <w:rFonts w:ascii="Arial" w:eastAsia="Arial" w:hAnsi="Arial" w:cs="Arial"/>
          <w:b/>
          <w:color w:val="000000"/>
        </w:rPr>
      </w:pPr>
      <w:r>
        <w:rPr>
          <w:rFonts w:ascii="Arial" w:eastAsia="Arial" w:hAnsi="Arial" w:cs="Arial"/>
          <w:color w:val="000000"/>
        </w:rPr>
        <w:t xml:space="preserve">The searchlight analysis </w:t>
      </w:r>
      <w:r w:rsidR="0034043D">
        <w:rPr>
          <w:rFonts w:ascii="Arial" w:eastAsia="Arial" w:hAnsi="Arial" w:cs="Arial"/>
          <w:color w:val="000000"/>
        </w:rPr>
        <w:fldChar w:fldCharType="begin"/>
      </w:r>
      <w:r w:rsidR="00BA52D4">
        <w:rPr>
          <w:rFonts w:ascii="Arial" w:eastAsia="Arial" w:hAnsi="Arial" w:cs="Arial"/>
          <w:color w:val="000000"/>
        </w:rPr>
        <w:instrText xml:space="preserve"> ADDIN ZOTERO_ITEM CSL_CITATION {"citationID":"wZj35m4x","properties":{"formattedCitation":"\\super 104,105\\nosupersub{}","plainCitation":"104,105","noteIndex":0},"citationItems":[{"id":1797,"uris":["http://zotero.org/users/7734491/items/38CGFQC3"],"uri":["http://zotero.org/users/7734491/items/38CGFQC3"],"itemData":{"id":1797,"type":"article-journal","abstract":"Multivariate pattern analysis (MVPA) is an increasingly popular approach for characterizing the information present in neural activity as measured by fMRI. For neuroimaging researchers, the searchlight technique serves as the most intuitively appealing means of implementing MVPA with fMRI data. However, searchlight approaches carry with them a number of special concerns and limitations that can lead to serious interpretation errors in practice, such as misidentifying a cluster as informative, or failing to detect truly informative voxels. Here we describe how such distorted results can occur, using both schematic illustrations and examples from actual fMRI datasets. We recommend that confirmatory and sensitivity tests, such as the ones prescribed here, should be considered a necessary stage of searchlight analysis interpretation, and that their adoption will allow the full potential of searchlight analysis to be realized.","container-title":"NeuroImage","DOI":"10.1016/j.neuroimage.2013.03.041","ISSN":"1053-8119","journalAbbreviation":"NeuroImage","language":"en","page":"261-269","source":"ScienceDirect","title":"Searchlight analysis: Promise, pitfalls, and potential","title-short":"Searchlight analysis","URL":"https://www.sciencedirect.com/science/article/pii/S1053811913002917","volume":"78","author":[{"family":"Etzel","given":"Joset A."},{"family":"Zacks","given":"Jeffrey M."},{"family":"Braver","given":"Todd S."}],"accessed":{"date-parts":[["2021",4,20]]},"issued":{"date-parts":[["2013",9,1]]}}},{"id":1800,"uris":["http://zotero.org/users/7734491/items/ZFEB2WQR"],"uri":["http://zotero.org/users/7734491/items/ZFEB2WQR"],"itemData":{"id":1800,"type":"article-journal","abstract":"The development of high-resolution neuroimaging and multielectrode electrophysiological recording provides neuroscientists with huge amounts of multivariate data. The complexity of the data creates a need for statistical summary, but the local averaging standardly applied to this end may obscure the effects of greatest neuroscientific interest. In neuroimaging, for example, brain mapping analysis has focused on the discovery of activation, i.e., of extended brain regions whose average activity changes across experimental conditions. Here we propose to ask a more general question of the data: Where in the brain does the activity pattern contain information about the experimental condition? To address this question, we propose scanning the imaged volume with a “searchlight,” whose contents are analyzed multivariately at each location in the brain.","container-title":"Proceedings of the National Academy of Sciences","DOI":"10.1073/pnas.0600244103","ISSN":"0027-8424, 1091-6490","issue":"10","journalAbbreviation":"PNAS","language":"en","note":"publisher: National Academy of Sciences\nsection: Biological Sciences\nPMID: 16537458","page":"3863-3868","source":"www-pnas-org.ezproxy.lib.utexas.edu","title":"Information-based functional brain mapping","URL":"http://www.pnas.org/content/103/10/3863","volume":"103","author":[{"family":"Kriegeskorte","given":"Nikolaus"},{"family":"Goebel","given":"Rainer"},{"family":"Bandettini","given":"Peter"}],"accessed":{"date-parts":[["2021",4,20]]},"issued":{"date-parts":[["2006",3,7]]}}}],"schema":"https://github.com/citation-style-language/schema/raw/master/csl-citation.json"} </w:instrText>
      </w:r>
      <w:r w:rsidR="0034043D">
        <w:rPr>
          <w:rFonts w:ascii="Arial" w:eastAsia="Arial" w:hAnsi="Arial" w:cs="Arial"/>
          <w:color w:val="000000"/>
        </w:rPr>
        <w:fldChar w:fldCharType="separate"/>
      </w:r>
      <w:r w:rsidR="00BA52D4" w:rsidRPr="00BA52D4">
        <w:rPr>
          <w:rFonts w:ascii="Arial" w:hAnsi="Arial" w:cs="Arial"/>
          <w:szCs w:val="24"/>
          <w:vertAlign w:val="superscript"/>
        </w:rPr>
        <w:t>104,105</w:t>
      </w:r>
      <w:r w:rsidR="0034043D">
        <w:rPr>
          <w:rFonts w:ascii="Arial" w:eastAsia="Arial" w:hAnsi="Arial" w:cs="Arial"/>
          <w:color w:val="000000"/>
        </w:rPr>
        <w:fldChar w:fldCharType="end"/>
      </w:r>
      <w:r>
        <w:rPr>
          <w:rFonts w:ascii="Arial" w:eastAsia="Arial" w:hAnsi="Arial" w:cs="Arial"/>
          <w:color w:val="000000"/>
        </w:rPr>
        <w:t xml:space="preserve"> was accomplished using the </w:t>
      </w:r>
      <w:proofErr w:type="spellStart"/>
      <w:r w:rsidRPr="0007178E">
        <w:rPr>
          <w:rFonts w:ascii="Arial" w:eastAsia="Arial" w:hAnsi="Arial" w:cs="Arial"/>
          <w:i/>
          <w:iCs/>
          <w:color w:val="000000"/>
        </w:rPr>
        <w:t>nilearn</w:t>
      </w:r>
      <w:proofErr w:type="spellEnd"/>
      <w:r>
        <w:rPr>
          <w:rFonts w:ascii="Arial" w:eastAsia="Arial" w:hAnsi="Arial" w:cs="Arial"/>
          <w:color w:val="000000"/>
        </w:rPr>
        <w:t xml:space="preserve"> package in Python using the functional resolution images (3mm</w:t>
      </w:r>
      <w:r>
        <w:rPr>
          <w:rFonts w:ascii="Arial" w:eastAsia="Arial" w:hAnsi="Arial" w:cs="Arial"/>
          <w:color w:val="000000"/>
          <w:vertAlign w:val="superscript"/>
        </w:rPr>
        <w:t>3</w:t>
      </w:r>
      <w:r>
        <w:rPr>
          <w:rFonts w:ascii="Arial" w:eastAsia="Arial" w:hAnsi="Arial" w:cs="Arial"/>
          <w:color w:val="000000"/>
        </w:rPr>
        <w:t xml:space="preserve">) registered to MNI space. Images were prepared as described above, and then each pair of beta images from encoding and retrieval was submitted to a whole-brain searchlight analysis in which a Pearson’s correlation was iteratively computed in every sphere (radius = 6mm) in the brain. The resulting maps were Fisher-z </w:t>
      </w:r>
      <w:proofErr w:type="gramStart"/>
      <w:r>
        <w:rPr>
          <w:rFonts w:ascii="Arial" w:eastAsia="Arial" w:hAnsi="Arial" w:cs="Arial"/>
          <w:color w:val="000000"/>
        </w:rPr>
        <w:t>transformed, and</w:t>
      </w:r>
      <w:proofErr w:type="gramEnd"/>
      <w:r>
        <w:rPr>
          <w:rFonts w:ascii="Arial" w:eastAsia="Arial" w:hAnsi="Arial" w:cs="Arial"/>
          <w:color w:val="000000"/>
        </w:rPr>
        <w:t xml:space="preserve"> averaged by CS type and encoding context for each subject. For each </w:t>
      </w:r>
      <w:r w:rsidR="0007178E">
        <w:rPr>
          <w:rFonts w:ascii="Arial" w:eastAsia="Arial" w:hAnsi="Arial" w:cs="Arial"/>
          <w:color w:val="000000"/>
        </w:rPr>
        <w:t xml:space="preserve">encoding </w:t>
      </w:r>
      <w:r>
        <w:rPr>
          <w:rFonts w:ascii="Arial" w:eastAsia="Arial" w:hAnsi="Arial" w:cs="Arial"/>
          <w:color w:val="000000"/>
        </w:rPr>
        <w:t xml:space="preserve">context, the </w:t>
      </w:r>
      <w:r>
        <w:rPr>
          <w:rFonts w:ascii="Arial" w:eastAsia="Arial" w:hAnsi="Arial" w:cs="Arial"/>
          <w:color w:val="000000"/>
        </w:rPr>
        <w:lastRenderedPageBreak/>
        <w:t xml:space="preserve">difference between the average CS+ </w:t>
      </w:r>
      <w:r w:rsidR="0007178E">
        <w:rPr>
          <w:rFonts w:ascii="Arial" w:eastAsia="Arial" w:hAnsi="Arial" w:cs="Arial"/>
          <w:color w:val="000000"/>
        </w:rPr>
        <w:t>‒</w:t>
      </w:r>
      <w:r>
        <w:rPr>
          <w:rFonts w:ascii="Arial" w:eastAsia="Arial" w:hAnsi="Arial" w:cs="Arial"/>
          <w:color w:val="000000"/>
        </w:rPr>
        <w:t xml:space="preserve"> CS- maps was taken and analyzed using AFNI (v20.2.18)</w:t>
      </w:r>
      <w:r w:rsidR="0034043D">
        <w:rPr>
          <w:rFonts w:ascii="Arial" w:eastAsia="Arial" w:hAnsi="Arial" w:cs="Arial"/>
          <w:color w:val="000000"/>
        </w:rPr>
        <w:t xml:space="preserve"> </w:t>
      </w:r>
      <w:r w:rsidR="0034043D">
        <w:rPr>
          <w:rFonts w:ascii="Arial" w:eastAsia="Arial" w:hAnsi="Arial" w:cs="Arial"/>
          <w:color w:val="000000"/>
        </w:rPr>
        <w:fldChar w:fldCharType="begin"/>
      </w:r>
      <w:r w:rsidR="00BA52D4">
        <w:rPr>
          <w:rFonts w:ascii="Arial" w:eastAsia="Arial" w:hAnsi="Arial" w:cs="Arial"/>
          <w:color w:val="000000"/>
        </w:rPr>
        <w:instrText xml:space="preserve"> ADDIN ZOTERO_ITEM CSL_CITATION {"citationID":"fiOvkt1w","properties":{"formattedCitation":"\\super 91,106,107\\nosupersub{}","plainCitation":"91,106,107","noteIndex":0},"citationItems":[{"id":1790,"uris":["http://zotero.org/users/7734491/items/PMV5W8F7"],"uri":["http://zotero.org/users/7734491/items/PMV5W8F7"],"itemData":{"id":1790,"type":"article-journal","abstract":"A package of computer programs for analysis and visualization of three-dimensional human brain functional magnetic resonance imaging (FMRI) results is described. The software can color overlay neural activation maps onto higher resolution anatomical scans. Slices in each cardinal plane can be viewed simultaneously. Manual placement of markers on anatomical landmarks allows transformation of anatomical and functional scans into stereotaxic (Talairach-Tournoux) coordinates. The techniques for automatically generating transformed functional data sets from manually labeled anatomical data sets are described. Facilities are provided for several types of statistical analyses of multiple 3D functional data sets. The programs are written in ANSI C and Motif 1.2 to run on Unix workstations.","container-title":"Computers and Biomedical Research, an International Journal","DOI":"10.1006/cbmr.1996.0014","ISSN":"0010-4809","issue":"3","journalAbbreviation":"Comput Biomed Res","language":"eng","note":"PMID: 8812068","page":"162-173","source":"PubMed","title":"AFNI: software for analysis and visualization of functional magnetic resonance neuroimages","title-short":"AFNI","volume":"29","author":[{"family":"Cox","given":"R. W."}],"issued":{"date-parts":[["1996",6]]}}},{"id":1793,"uris":["http://zotero.org/users/7734491/items/MX2749FJ"],"uri":["http://zotero.org/users/7734491/items/MX2749FJ"],"itemData":{"id":1793,"type":"article-journal","abstract":"The tools needed for analysis and visualization of three-dimensional human brain functional magnetic resonance image results are outlined, covering the processing categories of data storage, interactive vs batch mode operations, visualization, spatial normalization (Talairach coordinates, etc.), analysis of functional activation, integration of multiple datasets, and interface standards. One freely available software package is described in some detail. The features and scope that a generally useful and extensible fMRI toolset should have are contrasted with what is available today. The article ends with a discussion of how the fMRI research community can cooperate to create standards and develop software that meets the community's needs.","container-title":"NMR in biomedicine","DOI":"10.1002/(sici)1099-1492(199706/08)10:4/5&lt;171::aid-nbm453&gt;3.0.co;2-l","ISSN":"0952-3480","issue":"4-5","journalAbbreviation":"NMR Biomed","language":"eng","note":"PMID: 9430344","page":"171-178","source":"PubMed","title":"Software tools for analysis and visualization of fMRI data","volume":"10","author":[{"family":"Cox","given":"R. W."},{"family":"Hyde","given":"J. S."}],"issued":{"date-parts":[["1997",8]]}}},{"id":1795,"uris":["http://zotero.org/users/7734491/items/TV4ZG8MB"],"uri":["http://zotero.org/users/7734491/items/TV4ZG8MB"],"itemData":{"id":1795,"type":"article-journal","abstract":"Currently, there are many choices of software packages for the analysis of fMRI data, each offering many options. Since no one package can meet the needs of all fMRI laboratories, it is helpful to know what each package offers. Several software programs were evaluated for comparison of their documentation, ease of learning and use, referencing, data input steps required, types of statistical methods offered, and output choices. The functionality of each package was detailed and discussed. AFNI 2.01, SPM96, Stimulate 5.0, MEDIMAX 2.01, and FIT were tested. FIASCO, Yale, and MEDx 2.0 were described but not tested. A description of each package is provided.","container-title":"Human Brain Mapping","ISSN":"1065-9471","issue":"2","journalAbbreviation":"Hum Brain Mapp","language":"eng","note":"PMID: 9673664\nPMCID: PMC6873369","page":"73-84","source":"PubMed","title":"Functional MRI statistical software packages: a comparative analysis","title-short":"Functional MRI statistical software packages","volume":"6","author":[{"family":"Gold","given":"S."},{"family":"Christian","given":"B."},{"family":"Arndt","given":"S."},{"family":"Zeien","given":"G."},{"family":"Cizadlo","given":"T."},{"family":"Johnson","given":"D. L."},{"family":"Flaum","given":"M."},{"family":"Andreasen","given":"N. C."}],"issued":{"date-parts":[["1998"]]}}}],"schema":"https://github.com/citation-style-language/schema/raw/master/csl-citation.json"} </w:instrText>
      </w:r>
      <w:r w:rsidR="0034043D">
        <w:rPr>
          <w:rFonts w:ascii="Arial" w:eastAsia="Arial" w:hAnsi="Arial" w:cs="Arial"/>
          <w:color w:val="000000"/>
        </w:rPr>
        <w:fldChar w:fldCharType="separate"/>
      </w:r>
      <w:r w:rsidR="00BA52D4" w:rsidRPr="00BA52D4">
        <w:rPr>
          <w:rFonts w:ascii="Arial" w:hAnsi="Arial" w:cs="Arial"/>
          <w:szCs w:val="24"/>
          <w:vertAlign w:val="superscript"/>
        </w:rPr>
        <w:t>91,106,107</w:t>
      </w:r>
      <w:r w:rsidR="0034043D">
        <w:rPr>
          <w:rFonts w:ascii="Arial" w:eastAsia="Arial" w:hAnsi="Arial" w:cs="Arial"/>
          <w:color w:val="000000"/>
        </w:rPr>
        <w:fldChar w:fldCharType="end"/>
      </w:r>
      <w:r>
        <w:rPr>
          <w:rFonts w:ascii="Arial" w:eastAsia="Arial" w:hAnsi="Arial" w:cs="Arial"/>
          <w:color w:val="000000"/>
        </w:rPr>
        <w:t xml:space="preserve">. Specifically, </w:t>
      </w:r>
      <w:r>
        <w:rPr>
          <w:rFonts w:ascii="Courier New" w:eastAsia="Courier New" w:hAnsi="Courier New" w:cs="Courier New"/>
          <w:color w:val="000000"/>
        </w:rPr>
        <w:t>3dttest++</w:t>
      </w:r>
      <w:r>
        <w:rPr>
          <w:rFonts w:ascii="Arial" w:eastAsia="Arial" w:hAnsi="Arial" w:cs="Arial"/>
          <w:color w:val="000000"/>
        </w:rPr>
        <w:t xml:space="preserve"> was used to test the CS+ </w:t>
      </w:r>
      <w:r w:rsidR="00C57A2B">
        <w:rPr>
          <w:rFonts w:ascii="Arial" w:eastAsia="Arial" w:hAnsi="Arial" w:cs="Arial"/>
          <w:color w:val="000000"/>
        </w:rPr>
        <w:t>‒</w:t>
      </w:r>
      <w:r>
        <w:rPr>
          <w:rFonts w:ascii="Arial" w:eastAsia="Arial" w:hAnsi="Arial" w:cs="Arial"/>
          <w:color w:val="000000"/>
        </w:rPr>
        <w:t xml:space="preserve"> CS- difference against 0 for each encoding context and for each group. The analysis was restricted to voxels that had </w:t>
      </w:r>
      <w:r w:rsidR="006A68D9">
        <w:rPr>
          <w:rFonts w:ascii="Arial" w:eastAsia="Arial" w:hAnsi="Arial" w:cs="Arial"/>
          <w:color w:val="000000"/>
        </w:rPr>
        <w:t>≥</w:t>
      </w:r>
      <w:r>
        <w:rPr>
          <w:rFonts w:ascii="Arial" w:eastAsia="Arial" w:hAnsi="Arial" w:cs="Arial"/>
          <w:color w:val="000000"/>
        </w:rPr>
        <w:t xml:space="preserve"> 50% grey matter probability. Family-wise error correction was achieved using the </w:t>
      </w:r>
      <w:r>
        <w:rPr>
          <w:rFonts w:ascii="Courier New" w:eastAsia="Courier New" w:hAnsi="Courier New" w:cs="Courier New"/>
          <w:color w:val="000000"/>
        </w:rPr>
        <w:t>-</w:t>
      </w:r>
      <w:proofErr w:type="spellStart"/>
      <w:r>
        <w:rPr>
          <w:rFonts w:ascii="Courier New" w:eastAsia="Courier New" w:hAnsi="Courier New" w:cs="Courier New"/>
          <w:color w:val="000000"/>
        </w:rPr>
        <w:t>Clustsim</w:t>
      </w:r>
      <w:proofErr w:type="spellEnd"/>
      <w:r>
        <w:rPr>
          <w:rFonts w:ascii="Arial" w:eastAsia="Arial" w:hAnsi="Arial" w:cs="Arial"/>
          <w:color w:val="000000"/>
        </w:rPr>
        <w:t xml:space="preserve"> option, which uses permutation testing to simulate the null distribution of the data in order to determine the threshold necessary to observe significant clusters. Clusters were extracted using </w:t>
      </w:r>
      <w:r>
        <w:rPr>
          <w:rFonts w:ascii="Courier New" w:eastAsia="Courier New" w:hAnsi="Courier New" w:cs="Courier New"/>
          <w:color w:val="000000"/>
        </w:rPr>
        <w:t>3dClusterize</w:t>
      </w:r>
      <w:r>
        <w:rPr>
          <w:rFonts w:ascii="Arial" w:eastAsia="Arial" w:hAnsi="Arial" w:cs="Arial"/>
          <w:color w:val="000000"/>
        </w:rPr>
        <w:t xml:space="preserve"> using a peak threshold of P </w:t>
      </w:r>
      <w:r w:rsidR="0007178E">
        <w:rPr>
          <w:rFonts w:ascii="Arial" w:eastAsia="Arial" w:hAnsi="Arial" w:cs="Arial"/>
          <w:color w:val="000000"/>
        </w:rPr>
        <w:t>&lt;</w:t>
      </w:r>
      <w:r>
        <w:rPr>
          <w:rFonts w:ascii="Arial" w:eastAsia="Arial" w:hAnsi="Arial" w:cs="Arial"/>
          <w:color w:val="000000"/>
        </w:rPr>
        <w:t xml:space="preserve"> 0.001 (one-tailed CS+ </w:t>
      </w:r>
      <w:r w:rsidR="006A68D9">
        <w:rPr>
          <w:rFonts w:ascii="Arial" w:eastAsia="Arial" w:hAnsi="Arial" w:cs="Arial"/>
          <w:color w:val="000000"/>
        </w:rPr>
        <w:t>‒</w:t>
      </w:r>
      <w:r>
        <w:rPr>
          <w:rFonts w:ascii="Arial" w:eastAsia="Arial" w:hAnsi="Arial" w:cs="Arial"/>
          <w:color w:val="000000"/>
        </w:rPr>
        <w:t xml:space="preserve"> CS-), and a cluster threshold corresponding to P </w:t>
      </w:r>
      <w:r w:rsidR="0007178E">
        <w:rPr>
          <w:rFonts w:ascii="Arial" w:eastAsia="Arial" w:hAnsi="Arial" w:cs="Arial"/>
          <w:color w:val="000000"/>
        </w:rPr>
        <w:t>&lt;</w:t>
      </w:r>
      <w:r>
        <w:rPr>
          <w:rFonts w:ascii="Arial" w:eastAsia="Arial" w:hAnsi="Arial" w:cs="Arial"/>
          <w:color w:val="000000"/>
        </w:rPr>
        <w:t xml:space="preserve"> 0.05 using full voxel connectivity. The size of the cluster necessary to reach this threshold ranged from 16-21 across the 4 maps. The coordinates of the peak voxel in each cluster were submitted to the AFNI function </w:t>
      </w:r>
      <w:proofErr w:type="spellStart"/>
      <w:r>
        <w:rPr>
          <w:rFonts w:ascii="Courier New" w:eastAsia="Courier New" w:hAnsi="Courier New" w:cs="Courier New"/>
          <w:color w:val="000000"/>
        </w:rPr>
        <w:t>whereami</w:t>
      </w:r>
      <w:proofErr w:type="spellEnd"/>
      <w:r>
        <w:rPr>
          <w:rFonts w:ascii="Courier New" w:eastAsia="Courier New" w:hAnsi="Courier New" w:cs="Courier New"/>
          <w:color w:val="000000"/>
        </w:rPr>
        <w:t xml:space="preserve"> </w:t>
      </w:r>
      <w:r>
        <w:rPr>
          <w:rFonts w:ascii="Arial" w:eastAsia="Arial" w:hAnsi="Arial" w:cs="Arial"/>
          <w:color w:val="000000"/>
        </w:rPr>
        <w:t xml:space="preserve">to obtain anatomical labels based on the </w:t>
      </w:r>
      <w:proofErr w:type="spellStart"/>
      <w:r>
        <w:rPr>
          <w:rFonts w:ascii="Arial" w:eastAsia="Arial" w:hAnsi="Arial" w:cs="Arial"/>
          <w:color w:val="000000"/>
        </w:rPr>
        <w:t>Talairach-Tournoux</w:t>
      </w:r>
      <w:proofErr w:type="spellEnd"/>
      <w:r>
        <w:rPr>
          <w:rFonts w:ascii="Arial" w:eastAsia="Arial" w:hAnsi="Arial" w:cs="Arial"/>
          <w:color w:val="000000"/>
        </w:rPr>
        <w:t xml:space="preserve"> Atlas </w:t>
      </w:r>
      <w:r w:rsidR="0055058B">
        <w:rPr>
          <w:rFonts w:ascii="Arial" w:eastAsia="Arial" w:hAnsi="Arial" w:cs="Arial"/>
          <w:color w:val="000000"/>
        </w:rPr>
        <w:fldChar w:fldCharType="begin"/>
      </w:r>
      <w:r w:rsidR="00BA52D4">
        <w:rPr>
          <w:rFonts w:ascii="Arial" w:eastAsia="Arial" w:hAnsi="Arial" w:cs="Arial"/>
          <w:color w:val="000000"/>
        </w:rPr>
        <w:instrText xml:space="preserve"> ADDIN ZOTERO_ITEM CSL_CITATION {"citationID":"UcnP5SNG","properties":{"formattedCitation":"\\super 108\\nosupersub{}","plainCitation":"108","noteIndex":0},"citationItems":[{"id":1804,"uris":["http://zotero.org/users/7734491/items/39QNZVJZ"],"uri":["http://zotero.org/users/7734491/items/39QNZVJZ"],"itemData":{"id":1804,"type":"book","abstract":"In this superb atlas, the distinguished authors offer the proportional grid system of brain imaging. This unique process makes it possible to localize neuroanatomic structures not visible with traditional radiologic methods. Unlike the classic method of spatial reading, which is valid only with the particular brain under consideration, the proportional grid creates a frame of reference applicable to all brains being examined. This is especially beneficial for clinical studies, electroencephalographic investigations, and statistical computations.Special features of the book include: a full, three-dimensional atlas of the human brain; a series of anatomic sections done for the frontal, horizontal, and sagittal planes; practical examples for use in neuroradiologic examinations; and basal lines forming a frame of reference that defines orientation and spatial position of structures within the cerebral mass. This stereotaxic process is designed to maximize accuracy, reliability, and safety.The information in this valuable atlas is essential for all radiologists, neurologists, neurosurgeons, and all specialists involved in the neurosciences. Use this practical mapping tool for understanding the pathologic processes of the human brain, order today!","edition":"1st edition","event-place":"Stuttgart ; New York","ISBN":"978-0-86577-293-9","language":"English","number-of-pages":"122","publisher":"Thieme","publisher-place":"Stuttgart ; New York","source":"Amazon","title":"Co-Planar Stereotaxic Atlas of the Human Brain: 3-D Proportional System: An Approach to Cerebral Imaging","title-short":"Co-Planar Stereotaxic Atlas of the Human Brain","author":[{"family":"Talairach","given":"J."}],"issued":{"date-parts":[["1988",1,1]]}}}],"schema":"https://github.com/citation-style-language/schema/raw/master/csl-citation.json"} </w:instrText>
      </w:r>
      <w:r w:rsidR="0055058B">
        <w:rPr>
          <w:rFonts w:ascii="Arial" w:eastAsia="Arial" w:hAnsi="Arial" w:cs="Arial"/>
          <w:color w:val="000000"/>
        </w:rPr>
        <w:fldChar w:fldCharType="separate"/>
      </w:r>
      <w:r w:rsidR="00BA52D4" w:rsidRPr="00BA52D4">
        <w:rPr>
          <w:rFonts w:ascii="Arial" w:hAnsi="Arial" w:cs="Arial"/>
          <w:szCs w:val="24"/>
          <w:vertAlign w:val="superscript"/>
        </w:rPr>
        <w:t>108</w:t>
      </w:r>
      <w:r w:rsidR="0055058B">
        <w:rPr>
          <w:rFonts w:ascii="Arial" w:eastAsia="Arial" w:hAnsi="Arial" w:cs="Arial"/>
          <w:color w:val="000000"/>
        </w:rPr>
        <w:fldChar w:fldCharType="end"/>
      </w:r>
      <w:r>
        <w:rPr>
          <w:rFonts w:ascii="Courier New" w:eastAsia="Courier New" w:hAnsi="Courier New" w:cs="Courier New"/>
          <w:color w:val="000000"/>
        </w:rPr>
        <w:t>.</w:t>
      </w:r>
      <w:r w:rsidR="0055058B">
        <w:rPr>
          <w:rFonts w:ascii="Courier New" w:eastAsia="Courier New" w:hAnsi="Courier New" w:cs="Courier New"/>
          <w:color w:val="000000"/>
        </w:rPr>
        <w:t xml:space="preserve"> </w:t>
      </w:r>
      <w:r w:rsidR="0055058B" w:rsidRPr="0055058B">
        <w:rPr>
          <w:rFonts w:ascii="Arial" w:eastAsia="Courier New" w:hAnsi="Arial" w:cs="Arial"/>
          <w:color w:val="000000"/>
        </w:rPr>
        <w:t xml:space="preserve">The </w:t>
      </w:r>
      <w:proofErr w:type="spellStart"/>
      <w:r w:rsidR="0055058B" w:rsidRPr="0055058B">
        <w:rPr>
          <w:rFonts w:ascii="Arial" w:eastAsia="Courier New" w:hAnsi="Arial" w:cs="Arial"/>
          <w:i/>
          <w:iCs/>
          <w:color w:val="000000"/>
        </w:rPr>
        <w:t>pysurfer</w:t>
      </w:r>
      <w:proofErr w:type="spellEnd"/>
      <w:r w:rsidR="0055058B" w:rsidRPr="0055058B">
        <w:rPr>
          <w:rFonts w:ascii="Arial" w:eastAsia="Courier New" w:hAnsi="Arial" w:cs="Arial"/>
          <w:color w:val="000000"/>
        </w:rPr>
        <w:t xml:space="preserve"> package </w:t>
      </w:r>
      <w:r w:rsidR="0055058B">
        <w:rPr>
          <w:rFonts w:ascii="Arial" w:eastAsia="Courier New" w:hAnsi="Arial" w:cs="Arial"/>
          <w:color w:val="000000"/>
        </w:rPr>
        <w:t xml:space="preserve">in Python </w:t>
      </w:r>
      <w:r w:rsidR="0055058B" w:rsidRPr="0055058B">
        <w:rPr>
          <w:rFonts w:ascii="Arial" w:eastAsia="Courier New" w:hAnsi="Arial" w:cs="Arial"/>
          <w:color w:val="000000"/>
        </w:rPr>
        <w:t>was used to resample and slightly smooth (FWHM = 1mm) the cluster maps onto the cortical surface for display purposes</w:t>
      </w:r>
      <w:r w:rsidR="0055058B">
        <w:rPr>
          <w:rFonts w:ascii="Courier New" w:eastAsia="Courier New" w:hAnsi="Courier New" w:cs="Courier New"/>
          <w:color w:val="000000"/>
        </w:rPr>
        <w:t>.</w:t>
      </w:r>
      <w:r>
        <w:rPr>
          <w:rFonts w:ascii="Arial" w:eastAsia="Arial" w:hAnsi="Arial" w:cs="Arial"/>
          <w:color w:val="000000"/>
          <w:highlight w:val="yellow"/>
        </w:rPr>
        <w:t xml:space="preserve"> </w:t>
      </w:r>
    </w:p>
    <w:p w14:paraId="5E4F5AA4" w14:textId="77777777" w:rsidR="00C06015" w:rsidRDefault="00C06015" w:rsidP="00CF0D72">
      <w:pPr>
        <w:spacing w:line="480" w:lineRule="auto"/>
        <w:jc w:val="both"/>
        <w:rPr>
          <w:rFonts w:ascii="Arial" w:eastAsia="Arial" w:hAnsi="Arial" w:cs="Arial"/>
          <w:b/>
        </w:rPr>
      </w:pPr>
    </w:p>
    <w:p w14:paraId="39F29647" w14:textId="2EF0934A" w:rsidR="000F625B" w:rsidRPr="00C06015" w:rsidRDefault="00C06015" w:rsidP="00CF0D72">
      <w:pPr>
        <w:spacing w:line="480" w:lineRule="auto"/>
        <w:jc w:val="both"/>
        <w:rPr>
          <w:rFonts w:ascii="Arial" w:eastAsia="Arial" w:hAnsi="Arial" w:cs="Arial"/>
          <w:b/>
        </w:rPr>
      </w:pPr>
      <w:r w:rsidRPr="00C06015">
        <w:rPr>
          <w:rFonts w:ascii="Arial" w:eastAsia="Arial" w:hAnsi="Arial" w:cs="Arial"/>
          <w:b/>
        </w:rPr>
        <w:t>QUANTIFICATION AND STATISTICAL ANALYSIS</w:t>
      </w:r>
    </w:p>
    <w:p w14:paraId="2A7BFEA1" w14:textId="44DA8605" w:rsidR="000F625B" w:rsidRDefault="00B06370" w:rsidP="00CF0D72">
      <w:pPr>
        <w:spacing w:line="480" w:lineRule="auto"/>
        <w:ind w:firstLine="720"/>
        <w:jc w:val="both"/>
        <w:rPr>
          <w:rFonts w:ascii="Arial" w:eastAsia="Arial" w:hAnsi="Arial" w:cs="Arial"/>
        </w:rPr>
      </w:pPr>
      <w:r>
        <w:rPr>
          <w:rFonts w:ascii="Arial" w:eastAsia="Arial" w:hAnsi="Arial" w:cs="Arial"/>
        </w:rPr>
        <w:t>With the exception of the whole-brain searchlight analysis (see above), all statistical tests are reported as two-tailed</w:t>
      </w:r>
      <w:r w:rsidR="00CF0D72">
        <w:rPr>
          <w:rFonts w:ascii="Arial" w:eastAsia="Arial" w:hAnsi="Arial" w:cs="Arial"/>
        </w:rPr>
        <w:t>, and all estimates of error are given as parametric 95% confidence intervals (i.e., 1.96 * standard error of the mean)</w:t>
      </w:r>
      <w:r>
        <w:rPr>
          <w:rFonts w:ascii="Arial" w:eastAsia="Arial" w:hAnsi="Arial" w:cs="Arial"/>
        </w:rPr>
        <w:t xml:space="preserve">. Behavioral data was analyzed using the </w:t>
      </w:r>
      <w:proofErr w:type="spellStart"/>
      <w:r w:rsidRPr="0007178E">
        <w:rPr>
          <w:rFonts w:ascii="Arial" w:eastAsia="Arial" w:hAnsi="Arial" w:cs="Arial"/>
          <w:i/>
          <w:iCs/>
        </w:rPr>
        <w:t>pingouin</w:t>
      </w:r>
      <w:proofErr w:type="spellEnd"/>
      <w:r>
        <w:rPr>
          <w:rFonts w:ascii="Arial" w:eastAsia="Arial" w:hAnsi="Arial" w:cs="Arial"/>
        </w:rPr>
        <w:t xml:space="preserve"> </w:t>
      </w:r>
      <w:r w:rsidR="00CF0D72">
        <w:rPr>
          <w:rFonts w:ascii="Arial" w:eastAsia="Arial" w:hAnsi="Arial" w:cs="Arial"/>
        </w:rPr>
        <w:fldChar w:fldCharType="begin"/>
      </w:r>
      <w:r w:rsidR="00BA52D4">
        <w:rPr>
          <w:rFonts w:ascii="Arial" w:eastAsia="Arial" w:hAnsi="Arial" w:cs="Arial"/>
        </w:rPr>
        <w:instrText xml:space="preserve"> ADDIN ZOTERO_ITEM CSL_CITATION {"citationID":"qzs4UHKO","properties":{"formattedCitation":"\\super 109\\nosupersub{}","plainCitation":"109","noteIndex":0},"citationItems":[{"id":986,"uris":["http://zotero.org/users/7734491/items/GIXQ9MN7"],"uri":["http://zotero.org/users/7734491/items/GIXQ9MN7"],"itemData":{"id":986,"type":"article-journal","container-title":"Journal of Open Source Software","issue":"31","note":"Citation Key: Vallat2018","page":"1026","title":"Pingouin: statistics in Python","volume":"3","author":[{"family":"Vallat","given":"R"}],"issued":{"date-parts":[["2018"]]}}}],"schema":"https://github.com/citation-style-language/schema/raw/master/csl-citation.json"} </w:instrText>
      </w:r>
      <w:r w:rsidR="00CF0D72">
        <w:rPr>
          <w:rFonts w:ascii="Arial" w:eastAsia="Arial" w:hAnsi="Arial" w:cs="Arial"/>
        </w:rPr>
        <w:fldChar w:fldCharType="separate"/>
      </w:r>
      <w:r w:rsidR="00BA52D4" w:rsidRPr="00BA52D4">
        <w:rPr>
          <w:rFonts w:ascii="Arial" w:hAnsi="Arial" w:cs="Arial"/>
          <w:szCs w:val="24"/>
          <w:vertAlign w:val="superscript"/>
        </w:rPr>
        <w:t>109</w:t>
      </w:r>
      <w:r w:rsidR="00CF0D72">
        <w:rPr>
          <w:rFonts w:ascii="Arial" w:eastAsia="Arial" w:hAnsi="Arial" w:cs="Arial"/>
        </w:rPr>
        <w:fldChar w:fldCharType="end"/>
      </w:r>
      <w:r>
        <w:rPr>
          <w:rFonts w:ascii="Arial" w:eastAsia="Arial" w:hAnsi="Arial" w:cs="Arial"/>
        </w:rPr>
        <w:t xml:space="preserve"> package in Python and the </w:t>
      </w:r>
      <w:proofErr w:type="spellStart"/>
      <w:r w:rsidRPr="0007178E">
        <w:rPr>
          <w:rFonts w:ascii="Arial" w:eastAsia="Arial" w:hAnsi="Arial" w:cs="Arial"/>
          <w:i/>
          <w:iCs/>
        </w:rPr>
        <w:t>ez</w:t>
      </w:r>
      <w:proofErr w:type="spellEnd"/>
      <w:r>
        <w:rPr>
          <w:rFonts w:ascii="Arial" w:eastAsia="Arial" w:hAnsi="Arial" w:cs="Arial"/>
        </w:rPr>
        <w:t xml:space="preserve"> </w:t>
      </w:r>
      <w:r w:rsidR="00CF0D72">
        <w:rPr>
          <w:rFonts w:ascii="Arial" w:eastAsia="Arial" w:hAnsi="Arial" w:cs="Arial"/>
        </w:rPr>
        <w:fldChar w:fldCharType="begin"/>
      </w:r>
      <w:r w:rsidR="00BA52D4">
        <w:rPr>
          <w:rFonts w:ascii="Arial" w:eastAsia="Arial" w:hAnsi="Arial" w:cs="Arial"/>
        </w:rPr>
        <w:instrText xml:space="preserve"> ADDIN ZOTERO_ITEM CSL_CITATION {"citationID":"lq1xFuKa","properties":{"formattedCitation":"\\super 110\\nosupersub{}","plainCitation":"110","noteIndex":0},"citationItems":[{"id":1484,"uris":["http://zotero.org/users/7734491/items/TR3UJQRB"],"uri":["http://zotero.org/users/7734491/items/TR3UJQRB"],"itemData":{"id":1484,"type":"article-journal","title":"ez: Easy Analysis and Visualization of Factorial Experiments","author":[{"family":"Lawrence","given":"Michael A."}],"issued":{"date-parts":[["2016"]]}}}],"schema":"https://github.com/citation-style-language/schema/raw/master/csl-citation.json"} </w:instrText>
      </w:r>
      <w:r w:rsidR="00CF0D72">
        <w:rPr>
          <w:rFonts w:ascii="Arial" w:eastAsia="Arial" w:hAnsi="Arial" w:cs="Arial"/>
        </w:rPr>
        <w:fldChar w:fldCharType="separate"/>
      </w:r>
      <w:r w:rsidR="00BA52D4" w:rsidRPr="00BA52D4">
        <w:rPr>
          <w:rFonts w:ascii="Arial" w:hAnsi="Arial" w:cs="Arial"/>
          <w:szCs w:val="24"/>
          <w:vertAlign w:val="superscript"/>
        </w:rPr>
        <w:t>110</w:t>
      </w:r>
      <w:r w:rsidR="00CF0D72">
        <w:rPr>
          <w:rFonts w:ascii="Arial" w:eastAsia="Arial" w:hAnsi="Arial" w:cs="Arial"/>
        </w:rPr>
        <w:fldChar w:fldCharType="end"/>
      </w:r>
      <w:r>
        <w:rPr>
          <w:rFonts w:ascii="Arial" w:eastAsia="Arial" w:hAnsi="Arial" w:cs="Arial"/>
        </w:rPr>
        <w:t xml:space="preserve"> package in R. As discussed in Hennings et al., (2020)</w:t>
      </w:r>
      <w:r w:rsidR="00EE6BDE">
        <w:rPr>
          <w:rFonts w:ascii="Arial" w:eastAsia="Arial" w:hAnsi="Arial" w:cs="Arial"/>
        </w:rPr>
        <w:fldChar w:fldCharType="begin"/>
      </w:r>
      <w:r w:rsidR="00EE6BDE">
        <w:rPr>
          <w:rFonts w:ascii="Arial" w:eastAsia="Arial" w:hAnsi="Arial" w:cs="Arial"/>
        </w:rPr>
        <w:instrText xml:space="preserve"> ADDIN ZOTERO_ITEM CSL_CITATION {"citationID":"DeJMUHpF","properties":{"formattedCitation":"\\super 42\\nosupersub{}","plainCitation":"42","noteIndex":0},"citationItems":[{"id":1468,"uris":["http://zotero.org/users/7734491/items/BSX3UQSB"],"uri":["http://zotero.org/users/7734491/items/BSX3UQSB"],"itemData":{"id":1468,"type":"article-journal","abstract":"For episodic memories, reinstating the mental context of a past experience improves retrieval of memories formed during that experience. Does context reinstatement serve a similar role for implicit, associative memories such as fear and extinction? Here, we used a fear extinction paradigm to investigate whether the retrieval of extinction (safety) memories is associated with reactivation of the mental context from extinction memory formation. In a two-day Pavlovian conditioning, extinction, and renewal protocol, we collected functional MRI data while healthy adults and adults with PTSD symptoms learned that conditioned stimuli (CSs) signaled threat through association with an electrical shock. Following acquisition, conceptually related exemplars from the CS category no longer signaled threat (i.e., extinction). Critically, during extinction only, task-irrelevant stimuli were presented between each CS trial to serve as “context tags” for subsequent identification of the possible reinstatement of this extinction context during a test of fear renewal the next day. We found that healthy adults exhibited extinction context reinstatement, as measured via multivariate pattern analysis of fMRI data, in the medial temporal lobe that related to behavioral performance, such that greater reinstatement predicted CSs being rated as safe instead of threatening. Moreover, context reinstatement positively correlated with univariate activity in the ventromedial prefrontal cortex and hippocampus, regions which are thought to be important for extinction learning. These relationships were not observed in the PTSD symptom group. These findings provide new evidence of a contextual reinstatement mechanism that helps resolve competition between the retrieval of opposing associative memories of threat and safety in the healthy adult brain that is dysregulated in PTSD.","container-title":"Neuropsychologia","DOI":"10.1016/j.neuropsychologia.2020.107573","ISSN":"18733514","note":"PMID: 32735802","page":"107573","title":"Contextual reinstatement promotes extinction generalization in healthy adults but not PTSD","URL":"https://doi.org/10.1016/j.neuropsychologia.2020.107573","volume":"147","author":[{"family":"Hennings","given":"Augustin C"},{"family":"McClay","given":"Mason"},{"family":"Lewis-Peacock","given":"Jarrod A"},{"family":"Dunsmoor","given":"Joseph E."}],"accessed":{"date-parts":[["2020",10,27]]},"issued":{"date-parts":[["2020"]]}}}],"schema":"https://github.com/citation-style-language/schema/raw/master/csl-citation.json"} </w:instrText>
      </w:r>
      <w:r w:rsidR="00EE6BDE">
        <w:rPr>
          <w:rFonts w:ascii="Arial" w:eastAsia="Arial" w:hAnsi="Arial" w:cs="Arial"/>
        </w:rPr>
        <w:fldChar w:fldCharType="separate"/>
      </w:r>
      <w:r w:rsidR="00EE6BDE" w:rsidRPr="00EE6BDE">
        <w:rPr>
          <w:rFonts w:ascii="Arial" w:hAnsi="Arial" w:cs="Arial"/>
          <w:szCs w:val="24"/>
          <w:vertAlign w:val="superscript"/>
        </w:rPr>
        <w:t>42</w:t>
      </w:r>
      <w:r w:rsidR="00EE6BDE">
        <w:rPr>
          <w:rFonts w:ascii="Arial" w:eastAsia="Arial" w:hAnsi="Arial" w:cs="Arial"/>
        </w:rPr>
        <w:fldChar w:fldCharType="end"/>
      </w:r>
      <w:r>
        <w:rPr>
          <w:rFonts w:ascii="Arial" w:eastAsia="Arial" w:hAnsi="Arial" w:cs="Arial"/>
        </w:rPr>
        <w:t xml:space="preserve"> due to technical errors four participants (two in each group) are missing SCR data from extinction. SCR was square-</w:t>
      </w:r>
      <w:proofErr w:type="spellStart"/>
      <w:r>
        <w:rPr>
          <w:rFonts w:ascii="Arial" w:eastAsia="Arial" w:hAnsi="Arial" w:cs="Arial"/>
        </w:rPr>
        <w:t>root</w:t>
      </w:r>
      <w:proofErr w:type="spellEnd"/>
      <w:r>
        <w:rPr>
          <w:rFonts w:ascii="Arial" w:eastAsia="Arial" w:hAnsi="Arial" w:cs="Arial"/>
        </w:rPr>
        <w:t xml:space="preserve"> transformed prior to analysis and analyzed using paired and independent samples t-tests </w:t>
      </w:r>
      <w:r>
        <w:rPr>
          <w:rFonts w:ascii="Arial" w:eastAsia="Arial" w:hAnsi="Arial" w:cs="Arial"/>
          <w:color w:val="000000"/>
        </w:rPr>
        <w:t>(see Hennings et al., 2020</w:t>
      </w:r>
      <w:r w:rsidR="00EE6BDE">
        <w:rPr>
          <w:rFonts w:ascii="Arial" w:eastAsia="Arial" w:hAnsi="Arial" w:cs="Arial"/>
          <w:color w:val="000000"/>
        </w:rPr>
        <w:fldChar w:fldCharType="begin"/>
      </w:r>
      <w:r w:rsidR="00EE6BDE">
        <w:rPr>
          <w:rFonts w:ascii="Arial" w:eastAsia="Arial" w:hAnsi="Arial" w:cs="Arial"/>
          <w:color w:val="000000"/>
        </w:rPr>
        <w:instrText xml:space="preserve"> ADDIN ZOTERO_ITEM CSL_CITATION {"citationID":"u64rBpzP","properties":{"formattedCitation":"\\super 42\\nosupersub{}","plainCitation":"42","noteIndex":0},"citationItems":[{"id":1468,"uris":["http://zotero.org/users/7734491/items/BSX3UQSB"],"uri":["http://zotero.org/users/7734491/items/BSX3UQSB"],"itemData":{"id":1468,"type":"article-journal","abstract":"For episodic memories, reinstating the mental context of a past experience improves retrieval of memories formed during that experience. Does context reinstatement serve a similar role for implicit, associative memories such as fear and extinction? Here, we used a fear extinction paradigm to investigate whether the retrieval of extinction (safety) memories is associated with reactivation of the mental context from extinction memory formation. In a two-day Pavlovian conditioning, extinction, and renewal protocol, we collected functional MRI data while healthy adults and adults with PTSD symptoms learned that conditioned stimuli (CSs) signaled threat through association with an electrical shock. Following acquisition, conceptually related exemplars from the CS category no longer signaled threat (i.e., extinction). Critically, during extinction only, task-irrelevant stimuli were presented between each CS trial to serve as “context tags” for subsequent identification of the possible reinstatement of this extinction context during a test of fear renewal the next day. We found that healthy adults exhibited extinction context reinstatement, as measured via multivariate pattern analysis of fMRI data, in the medial temporal lobe that related to behavioral performance, such that greater reinstatement predicted CSs being rated as safe instead of threatening. Moreover, context reinstatement positively correlated with univariate activity in the ventromedial prefrontal cortex and hippocampus, regions which are thought to be important for extinction learning. These relationships were not observed in the PTSD symptom group. These findings provide new evidence of a contextual reinstatement mechanism that helps resolve competition between the retrieval of opposing associative memories of threat and safety in the healthy adult brain that is dysregulated in PTSD.","container-title":"Neuropsychologia","DOI":"10.1016/j.neuropsychologia.2020.107573","ISSN":"18733514","note":"PMID: 32735802","page":"107573","title":"Contextual reinstatement promotes extinction generalization in healthy adults but not PTSD","URL":"https://doi.org/10.1016/j.neuropsychologia.2020.107573","volume":"147","author":[{"family":"Hennings","given":"Augustin C"},{"family":"McClay","given":"Mason"},{"family":"Lewis-Peacock","given":"Jarrod A"},{"family":"Dunsmoor","given":"Joseph E."}],"accessed":{"date-parts":[["2020",10,27]]},"issued":{"date-parts":[["2020"]]}}}],"schema":"https://github.com/citation-style-language/schema/raw/master/csl-citation.json"} </w:instrText>
      </w:r>
      <w:r w:rsidR="00EE6BDE">
        <w:rPr>
          <w:rFonts w:ascii="Arial" w:eastAsia="Arial" w:hAnsi="Arial" w:cs="Arial"/>
          <w:color w:val="000000"/>
        </w:rPr>
        <w:fldChar w:fldCharType="separate"/>
      </w:r>
      <w:r w:rsidR="00EE6BDE" w:rsidRPr="00EE6BDE">
        <w:rPr>
          <w:rFonts w:ascii="Arial" w:hAnsi="Arial" w:cs="Arial"/>
          <w:szCs w:val="24"/>
          <w:vertAlign w:val="superscript"/>
        </w:rPr>
        <w:t>42</w:t>
      </w:r>
      <w:r w:rsidR="00EE6BDE">
        <w:rPr>
          <w:rFonts w:ascii="Arial" w:eastAsia="Arial" w:hAnsi="Arial" w:cs="Arial"/>
          <w:color w:val="000000"/>
        </w:rPr>
        <w:fldChar w:fldCharType="end"/>
      </w:r>
      <w:r>
        <w:rPr>
          <w:rFonts w:ascii="Arial" w:eastAsia="Arial" w:hAnsi="Arial" w:cs="Arial"/>
          <w:color w:val="000000"/>
        </w:rPr>
        <w:t xml:space="preserve"> for description of SCR scoring method). 2-AFC shock expectancy from conditioning and extinction was coded as 1 = expect, and 0 = do not expect, and analyzed using paired and independent samples t-tests. As our neural analysis focused on the reinstatement of previously encoded items, the analysis of recognition memory focused on high</w:t>
      </w:r>
      <w:del w:id="457" w:author="gus hennings" w:date="2021-10-19T13:21:00Z">
        <w:r w:rsidDel="00C71C95">
          <w:rPr>
            <w:rFonts w:ascii="Arial" w:eastAsia="Arial" w:hAnsi="Arial" w:cs="Arial"/>
            <w:color w:val="000000"/>
          </w:rPr>
          <w:delText xml:space="preserve"> </w:delText>
        </w:r>
      </w:del>
      <w:ins w:id="458" w:author="gus hennings" w:date="2021-10-19T13:21:00Z">
        <w:r w:rsidR="00C71C95">
          <w:rPr>
            <w:rFonts w:ascii="Arial" w:eastAsia="Arial" w:hAnsi="Arial" w:cs="Arial"/>
            <w:color w:val="000000"/>
          </w:rPr>
          <w:t>-</w:t>
        </w:r>
      </w:ins>
      <w:r>
        <w:rPr>
          <w:rFonts w:ascii="Arial" w:eastAsia="Arial" w:hAnsi="Arial" w:cs="Arial"/>
          <w:color w:val="000000"/>
        </w:rPr>
        <w:lastRenderedPageBreak/>
        <w:t>confidence hits (</w:t>
      </w:r>
      <w:proofErr w:type="gramStart"/>
      <w:r>
        <w:rPr>
          <w:rFonts w:ascii="Arial" w:eastAsia="Arial" w:hAnsi="Arial" w:cs="Arial"/>
          <w:color w:val="000000"/>
        </w:rPr>
        <w:t>i.e.</w:t>
      </w:r>
      <w:proofErr w:type="gramEnd"/>
      <w:r>
        <w:rPr>
          <w:rFonts w:ascii="Arial" w:eastAsia="Arial" w:hAnsi="Arial" w:cs="Arial"/>
          <w:color w:val="000000"/>
        </w:rPr>
        <w:t xml:space="preserve"> definitely old responses). Hit rates were submitted to a mixed ANOVA with within subject factors of </w:t>
      </w:r>
      <w:r>
        <w:rPr>
          <w:rFonts w:ascii="Arial" w:eastAsia="Arial" w:hAnsi="Arial" w:cs="Arial"/>
          <w:i/>
          <w:color w:val="000000"/>
        </w:rPr>
        <w:t>encoding context</w:t>
      </w:r>
      <w:r>
        <w:rPr>
          <w:rFonts w:ascii="Arial" w:eastAsia="Arial" w:hAnsi="Arial" w:cs="Arial"/>
          <w:color w:val="000000"/>
        </w:rPr>
        <w:t xml:space="preserve"> and </w:t>
      </w:r>
      <w:r>
        <w:rPr>
          <w:rFonts w:ascii="Arial" w:eastAsia="Arial" w:hAnsi="Arial" w:cs="Arial"/>
          <w:i/>
          <w:color w:val="000000"/>
        </w:rPr>
        <w:t>CS type</w:t>
      </w:r>
      <w:r>
        <w:rPr>
          <w:rFonts w:ascii="Arial" w:eastAsia="Arial" w:hAnsi="Arial" w:cs="Arial"/>
          <w:color w:val="000000"/>
        </w:rPr>
        <w:t xml:space="preserve">, and a between </w:t>
      </w:r>
      <w:proofErr w:type="gramStart"/>
      <w:r>
        <w:rPr>
          <w:rFonts w:ascii="Arial" w:eastAsia="Arial" w:hAnsi="Arial" w:cs="Arial"/>
          <w:color w:val="000000"/>
        </w:rPr>
        <w:t>subjects</w:t>
      </w:r>
      <w:proofErr w:type="gramEnd"/>
      <w:r>
        <w:rPr>
          <w:rFonts w:ascii="Arial" w:eastAsia="Arial" w:hAnsi="Arial" w:cs="Arial"/>
          <w:color w:val="000000"/>
        </w:rPr>
        <w:t xml:space="preserve"> factor of </w:t>
      </w:r>
      <w:r>
        <w:rPr>
          <w:rFonts w:ascii="Arial" w:eastAsia="Arial" w:hAnsi="Arial" w:cs="Arial"/>
          <w:i/>
          <w:color w:val="000000"/>
        </w:rPr>
        <w:t>group</w:t>
      </w:r>
    </w:p>
    <w:p w14:paraId="71E44259" w14:textId="5D8D043F" w:rsidR="000F625B" w:rsidRDefault="00B06370" w:rsidP="00CF0D72">
      <w:pPr>
        <w:spacing w:line="480" w:lineRule="auto"/>
        <w:ind w:firstLine="720"/>
        <w:jc w:val="both"/>
        <w:rPr>
          <w:rFonts w:ascii="Arial" w:eastAsia="Arial" w:hAnsi="Arial" w:cs="Arial"/>
        </w:rPr>
      </w:pPr>
      <w:r>
        <w:rPr>
          <w:rFonts w:ascii="Arial" w:eastAsia="Arial" w:hAnsi="Arial" w:cs="Arial"/>
        </w:rPr>
        <w:t xml:space="preserve">All other statistical analyses were accomplished with linear mixed effects models using the </w:t>
      </w:r>
      <w:proofErr w:type="spellStart"/>
      <w:r>
        <w:rPr>
          <w:rFonts w:ascii="Arial" w:eastAsia="Arial" w:hAnsi="Arial" w:cs="Arial"/>
          <w:i/>
        </w:rPr>
        <w:t>afex</w:t>
      </w:r>
      <w:proofErr w:type="spellEnd"/>
      <w:r>
        <w:rPr>
          <w:rFonts w:ascii="Arial" w:eastAsia="Arial" w:hAnsi="Arial" w:cs="Arial"/>
        </w:rPr>
        <w:t xml:space="preserve"> </w:t>
      </w:r>
      <w:r w:rsidR="00CF0D72">
        <w:rPr>
          <w:rFonts w:ascii="Arial" w:eastAsia="Arial" w:hAnsi="Arial" w:cs="Arial"/>
        </w:rPr>
        <w:fldChar w:fldCharType="begin"/>
      </w:r>
      <w:r w:rsidR="00BA52D4">
        <w:rPr>
          <w:rFonts w:ascii="Arial" w:eastAsia="Arial" w:hAnsi="Arial" w:cs="Arial"/>
        </w:rPr>
        <w:instrText xml:space="preserve"> ADDIN ZOTERO_ITEM CSL_CITATION {"citationID":"YEM9jH92","properties":{"formattedCitation":"\\super 111\\nosupersub{}","plainCitation":"111","noteIndex":0},"citationItems":[{"id":1538,"uris":["http://zotero.org/users/7734491/items/75RBMWUN"],"uri":["http://zotero.org/users/7734491/items/75RBMWUN"],"itemData":{"id":1538,"type":"book","abstract":"Imports pbkrtest (&gt;= 0.4-1), lmerTest (&gt;= 3.0-0), car, reshape2, stats, methods Description Convenience functions for analyzing factorial experiments using ANOVA or mixed models. aov_ez(), aov_car(), and aov_4() allow specification of between, within (i.e., repeated-measures), or mixed (i.e., split-plot) ANOVAs for data in long format (i.e., one observation per row), automatically aggregating multiple observations per individual and cell of the design. mixed() fits mixed models using lme4::lmer() and computes p-values for all fixed effects using either Kenward-Roger or Satterthwaite approximation for degrees of freedom (LMM only), parametric bootstrap (LMMs and GLMMs), or likelihood ratio tests (LMMs and GLMMs). afex_plot() provides a high-level interface for interaction or one-way plots using ggplot2, combining raw data and model estimates. afex uses type 3 sums of squares as default (imitating commercial statistical software).","note":"page: http://cran.r-project.org/package=afex\nissue: March","title":"Analysis of Factorial Experiments, package 'afex'","URL":"http://cran.r-project.org/package=afex","author":[{"family":"Singmann","given":"Henrik"},{"family":"Bolker","given":"Ben"},{"family":"Westfall","given":"Jake"}],"issued":{"date-parts":[["2015"]]}}}],"schema":"https://github.com/citation-style-language/schema/raw/master/csl-citation.json"} </w:instrText>
      </w:r>
      <w:r w:rsidR="00CF0D72">
        <w:rPr>
          <w:rFonts w:ascii="Arial" w:eastAsia="Arial" w:hAnsi="Arial" w:cs="Arial"/>
        </w:rPr>
        <w:fldChar w:fldCharType="separate"/>
      </w:r>
      <w:r w:rsidR="00BA52D4" w:rsidRPr="00BA52D4">
        <w:rPr>
          <w:rFonts w:ascii="Arial" w:hAnsi="Arial" w:cs="Arial"/>
          <w:szCs w:val="24"/>
          <w:vertAlign w:val="superscript"/>
        </w:rPr>
        <w:t>111</w:t>
      </w:r>
      <w:r w:rsidR="00CF0D72">
        <w:rPr>
          <w:rFonts w:ascii="Arial" w:eastAsia="Arial" w:hAnsi="Arial" w:cs="Arial"/>
        </w:rPr>
        <w:fldChar w:fldCharType="end"/>
      </w:r>
      <w:r>
        <w:rPr>
          <w:rFonts w:ascii="Arial" w:eastAsia="Arial" w:hAnsi="Arial" w:cs="Arial"/>
        </w:rPr>
        <w:t xml:space="preserve"> package in R with maximum likelihood estimation. Encoding-retrieval similarity was analyzed on a trial wise basis, and the model included fixed effects of CS type, encoding context, subfield, and group, as well as a random intercept of subject (</w:t>
      </w:r>
      <w:r w:rsidR="00803919">
        <w:rPr>
          <w:rFonts w:ascii="Arial" w:eastAsia="Arial" w:hAnsi="Arial" w:cs="Arial"/>
          <w:i/>
        </w:rPr>
        <w:t>reinstatement</w:t>
      </w:r>
      <w:r>
        <w:rPr>
          <w:rFonts w:ascii="Arial" w:eastAsia="Arial" w:hAnsi="Arial" w:cs="Arial"/>
          <w:i/>
        </w:rPr>
        <w:t xml:space="preserve"> ~ CS type * encoding context * subfield * group + </w:t>
      </w:r>
      <w:r>
        <w:rPr>
          <w:rFonts w:ascii="Arial" w:eastAsia="Arial" w:hAnsi="Arial" w:cs="Arial"/>
        </w:rPr>
        <w:t>(1</w:t>
      </w:r>
      <w:r>
        <w:rPr>
          <w:rFonts w:ascii="Arial" w:eastAsia="Arial" w:hAnsi="Arial" w:cs="Arial"/>
          <w:i/>
        </w:rPr>
        <w:t>|subject</w:t>
      </w:r>
      <w:r>
        <w:rPr>
          <w:rFonts w:ascii="Arial" w:eastAsia="Arial" w:hAnsi="Arial" w:cs="Arial"/>
        </w:rPr>
        <w:t>)). The subfield term here represents the vmPFC/dACC when modeling</w:t>
      </w:r>
      <w:r w:rsidR="00803919">
        <w:rPr>
          <w:rFonts w:ascii="Arial" w:eastAsia="Arial" w:hAnsi="Arial" w:cs="Arial"/>
        </w:rPr>
        <w:t xml:space="preserve"> reinstatement</w:t>
      </w:r>
      <w:r>
        <w:rPr>
          <w:rFonts w:ascii="Arial" w:eastAsia="Arial" w:hAnsi="Arial" w:cs="Arial"/>
        </w:rPr>
        <w:t xml:space="preserve"> in the mPFC, and the subdivisions of the hippocampus </w:t>
      </w:r>
      <w:r w:rsidR="00803919">
        <w:rPr>
          <w:rFonts w:ascii="Arial" w:eastAsia="Arial" w:hAnsi="Arial" w:cs="Arial"/>
        </w:rPr>
        <w:t xml:space="preserve">and amygdala </w:t>
      </w:r>
      <w:r>
        <w:rPr>
          <w:rFonts w:ascii="Arial" w:eastAsia="Arial" w:hAnsi="Arial" w:cs="Arial"/>
        </w:rPr>
        <w:t xml:space="preserve">for </w:t>
      </w:r>
      <w:r w:rsidR="00803919">
        <w:rPr>
          <w:rFonts w:ascii="Arial" w:eastAsia="Arial" w:hAnsi="Arial" w:cs="Arial"/>
        </w:rPr>
        <w:t xml:space="preserve">reinstatement </w:t>
      </w:r>
      <w:r>
        <w:rPr>
          <w:rFonts w:ascii="Arial" w:eastAsia="Arial" w:hAnsi="Arial" w:cs="Arial"/>
        </w:rPr>
        <w:t>in those structures. Significance of the main effects and interactions of the fixed effects was evaluated using Chi-square tests, comparing the log-likelihoods of a model with and without the term of interest</w:t>
      </w:r>
      <w:r w:rsidR="00C72696">
        <w:rPr>
          <w:rFonts w:ascii="Arial" w:eastAsia="Arial" w:hAnsi="Arial" w:cs="Arial"/>
        </w:rPr>
        <w:t xml:space="preserve"> </w:t>
      </w:r>
      <w:r w:rsidR="00C72696">
        <w:rPr>
          <w:rFonts w:ascii="Arial" w:eastAsia="Arial" w:hAnsi="Arial" w:cs="Arial"/>
        </w:rPr>
        <w:fldChar w:fldCharType="begin"/>
      </w:r>
      <w:r w:rsidR="00BA52D4">
        <w:rPr>
          <w:rFonts w:ascii="Arial" w:eastAsia="Arial" w:hAnsi="Arial" w:cs="Arial"/>
        </w:rPr>
        <w:instrText xml:space="preserve"> ADDIN ZOTERO_ITEM CSL_CITATION {"citationID":"VZFjpDTM","properties":{"formattedCitation":"\\super 112\\nosupersub{}","plainCitation":"112","noteIndex":0},"citationItems":[{"id":1179,"uris":["http://zotero.org/users/7734491/items/P62J3E7P"],"uri":["http://zotero.org/users/7734491/items/P62J3E7P"],"itemData":{"id":1179,"type":"article-journal","abstract":"Mixed-effects models are being used ever more frequently in the analysis of experimental data. However, in the lme4 package in R the standards for evaluating significance of fixed effects in these models (i.e., obtaining p-values) are somewhat vague. There are good reasons for this, but as researchers who are using these models are required in many cases to report p-values, some method for evaluating the significance of the model output is needed. This paper reports the results of simulations showing that the two most common methods for evaluating significance, using likelihood ratio tests and applying the z distribution to the Wald t values from the model output (t-as-z), are somewhat anti-conservative, especially for smaller sample sizes. Other methods for evaluating significance, including parametric bootstrapping and the Kenward-Roger and Satterthwaite approximations for degrees of freedom, were also evaluated. The results of these simulations suggest that Type 1 error rates are closest to.05 when models are fitted using REML and p-values are derived using the Kenward-Roger or Satterthwaite approximations, as these approximations both produced acceptable Type 1 error rates even for smaller samples.","container-title":"Behavior Research Methods","DOI":"10.3758/s13428-016-0809-y","ISSN":"15543528","issue":"4","note":"Citation Key: Luke2017","page":"1494-1502","title":"Evaluating significance in linear mixed-effects models in R","volume":"49","author":[{"family":"Luke","given":"Steven G"}],"accessed":{"date-parts":[["2020",6,17]]},"issued":{"date-parts":[["2017"]]}}}],"schema":"https://github.com/citation-style-language/schema/raw/master/csl-citation.json"} </w:instrText>
      </w:r>
      <w:r w:rsidR="00C72696">
        <w:rPr>
          <w:rFonts w:ascii="Arial" w:eastAsia="Arial" w:hAnsi="Arial" w:cs="Arial"/>
        </w:rPr>
        <w:fldChar w:fldCharType="separate"/>
      </w:r>
      <w:r w:rsidR="00BA52D4" w:rsidRPr="00BA52D4">
        <w:rPr>
          <w:rFonts w:ascii="Arial" w:hAnsi="Arial" w:cs="Arial"/>
          <w:szCs w:val="24"/>
          <w:vertAlign w:val="superscript"/>
        </w:rPr>
        <w:t>112</w:t>
      </w:r>
      <w:r w:rsidR="00C72696">
        <w:rPr>
          <w:rFonts w:ascii="Arial" w:eastAsia="Arial" w:hAnsi="Arial" w:cs="Arial"/>
        </w:rPr>
        <w:fldChar w:fldCharType="end"/>
      </w:r>
      <w:r>
        <w:rPr>
          <w:rFonts w:ascii="Arial" w:eastAsia="Arial" w:hAnsi="Arial" w:cs="Arial"/>
        </w:rPr>
        <w:t>. All possible interactions were modeled, and the highest order interaction is reported for a given effect when relevant.</w:t>
      </w:r>
      <w:r w:rsidR="0045159F">
        <w:rPr>
          <w:rFonts w:ascii="Arial" w:eastAsia="Arial" w:hAnsi="Arial" w:cs="Arial"/>
        </w:rPr>
        <w:t xml:space="preserve"> When testing the double dissociations of reinstatement in the mPFC and hippocampus, data was restricted to CS items from conditioning and extinction, and a separate model was fit for each group (without the </w:t>
      </w:r>
      <w:r w:rsidR="0045159F">
        <w:rPr>
          <w:rFonts w:ascii="Arial" w:eastAsia="Arial" w:hAnsi="Arial" w:cs="Arial"/>
          <w:i/>
          <w:iCs/>
        </w:rPr>
        <w:t>group</w:t>
      </w:r>
      <w:r w:rsidR="0045159F">
        <w:rPr>
          <w:rFonts w:ascii="Arial" w:eastAsia="Arial" w:hAnsi="Arial" w:cs="Arial"/>
        </w:rPr>
        <w:t xml:space="preserve"> term)</w:t>
      </w:r>
      <w:r w:rsidR="0045159F" w:rsidRPr="0045159F">
        <w:rPr>
          <w:rFonts w:ascii="Arial" w:eastAsia="Arial" w:hAnsi="Arial" w:cs="Arial"/>
          <w:iCs/>
        </w:rPr>
        <w:t>.</w:t>
      </w:r>
      <w:r w:rsidR="0045159F">
        <w:rPr>
          <w:rFonts w:ascii="Arial" w:eastAsia="Arial" w:hAnsi="Arial" w:cs="Arial"/>
          <w:i/>
        </w:rPr>
        <w:t xml:space="preserve"> </w:t>
      </w:r>
      <w:r w:rsidR="0045159F">
        <w:rPr>
          <w:rFonts w:ascii="Arial" w:eastAsia="Arial" w:hAnsi="Arial" w:cs="Arial"/>
          <w:iCs/>
        </w:rPr>
        <w:t xml:space="preserve">All </w:t>
      </w:r>
      <w:r w:rsidRPr="0045159F">
        <w:rPr>
          <w:rFonts w:ascii="Arial" w:eastAsia="Arial" w:hAnsi="Arial" w:cs="Arial"/>
          <w:iCs/>
        </w:rPr>
        <w:t>Planned</w:t>
      </w:r>
      <w:r>
        <w:rPr>
          <w:rFonts w:ascii="Arial" w:eastAsia="Arial" w:hAnsi="Arial" w:cs="Arial"/>
        </w:rPr>
        <w:t xml:space="preserve"> and </w:t>
      </w:r>
      <w:r>
        <w:rPr>
          <w:rFonts w:ascii="Arial" w:eastAsia="Arial" w:hAnsi="Arial" w:cs="Arial"/>
          <w:i/>
        </w:rPr>
        <w:t>post-hoc</w:t>
      </w:r>
      <w:r>
        <w:rPr>
          <w:rFonts w:ascii="Arial" w:eastAsia="Arial" w:hAnsi="Arial" w:cs="Arial"/>
        </w:rPr>
        <w:t xml:space="preserve"> contrasts were accomplished using the </w:t>
      </w:r>
      <w:proofErr w:type="spellStart"/>
      <w:r w:rsidRPr="0007178E">
        <w:rPr>
          <w:rFonts w:ascii="Arial" w:eastAsia="Arial" w:hAnsi="Arial" w:cs="Arial"/>
          <w:i/>
          <w:iCs/>
        </w:rPr>
        <w:t>emmeans</w:t>
      </w:r>
      <w:proofErr w:type="spellEnd"/>
      <w:r>
        <w:rPr>
          <w:rFonts w:ascii="Arial" w:eastAsia="Arial" w:hAnsi="Arial" w:cs="Arial"/>
        </w:rPr>
        <w:t xml:space="preserve"> </w:t>
      </w:r>
      <w:r w:rsidR="00A97230">
        <w:rPr>
          <w:rFonts w:ascii="Arial" w:eastAsia="Arial" w:hAnsi="Arial" w:cs="Arial"/>
        </w:rPr>
        <w:fldChar w:fldCharType="begin"/>
      </w:r>
      <w:r w:rsidR="00BA52D4">
        <w:rPr>
          <w:rFonts w:ascii="Arial" w:eastAsia="Arial" w:hAnsi="Arial" w:cs="Arial"/>
        </w:rPr>
        <w:instrText xml:space="preserve"> ADDIN ZOTERO_ITEM CSL_CITATION {"citationID":"gl4sQ1fI","properties":{"formattedCitation":"\\super 113\\nosupersub{}","plainCitation":"113","noteIndex":0},"citationItems":[{"id":1537,"uris":["http://zotero.org/users/7734491/items/QG3ZXETA"],"uri":["http://zotero.org/users/7734491/items/QG3ZXETA"],"itemData":{"id":1537,"type":"article-journal","abstract":"Obtain estimated marginal means (EMMs) for many linear, generalized linear, and mixed models. Compute contrasts or linear functions of EMMs, trends, and comparisons of slopes. Plots and compact letter displays. Least-squares means are discussed, and the term ``estimated marginal means'' is suggested, in Searle, Speed, and Milliken (1980) Population marginal means in the linear model: An alternative to least squares means, The American Statistician 34(4), 216-221 &lt;doi:10.1080/00031305.1980.10483031&gt;.","DOI":"https://cran.r-project.org/package=emmeans","page":"https://cran.r-project.org/package=emmeans","title":"Emmeans: estimated marginal means Aka Least-Squares Means.","URL":"https://cran.r-project.org/package=emmeans","author":[{"family":"Lenth","given":"Russel"}],"issued":{"date-parts":[["2019"]]}}}],"schema":"https://github.com/citation-style-language/schema/raw/master/csl-citation.json"} </w:instrText>
      </w:r>
      <w:r w:rsidR="00A97230">
        <w:rPr>
          <w:rFonts w:ascii="Arial" w:eastAsia="Arial" w:hAnsi="Arial" w:cs="Arial"/>
        </w:rPr>
        <w:fldChar w:fldCharType="separate"/>
      </w:r>
      <w:r w:rsidR="00BA52D4" w:rsidRPr="00BA52D4">
        <w:rPr>
          <w:rFonts w:ascii="Arial" w:hAnsi="Arial" w:cs="Arial"/>
          <w:szCs w:val="24"/>
          <w:vertAlign w:val="superscript"/>
        </w:rPr>
        <w:t>113</w:t>
      </w:r>
      <w:r w:rsidR="00A97230">
        <w:rPr>
          <w:rFonts w:ascii="Arial" w:eastAsia="Arial" w:hAnsi="Arial" w:cs="Arial"/>
        </w:rPr>
        <w:fldChar w:fldCharType="end"/>
      </w:r>
      <w:r>
        <w:rPr>
          <w:rFonts w:ascii="Arial" w:eastAsia="Arial" w:hAnsi="Arial" w:cs="Arial"/>
        </w:rPr>
        <w:t xml:space="preserve"> package in R. Asymptotic degrees of freedom were used, as in general the number of observations in each model was quite large</w:t>
      </w:r>
      <w:r w:rsidR="00803919">
        <w:rPr>
          <w:rFonts w:ascii="Arial" w:eastAsia="Arial" w:hAnsi="Arial" w:cs="Arial"/>
        </w:rPr>
        <w:t xml:space="preserve"> (</w:t>
      </w:r>
      <w:r w:rsidR="005A1853">
        <w:rPr>
          <w:rFonts w:ascii="Arial" w:eastAsia="Arial" w:hAnsi="Arial" w:cs="Arial"/>
        </w:rPr>
        <w:t>between ~4,000 up to ~20,000</w:t>
      </w:r>
      <w:r w:rsidR="00803919">
        <w:rPr>
          <w:rFonts w:ascii="Arial" w:eastAsia="Arial" w:hAnsi="Arial" w:cs="Arial"/>
        </w:rPr>
        <w:t>)</w:t>
      </w:r>
      <w:r>
        <w:rPr>
          <w:rFonts w:ascii="Arial" w:eastAsia="Arial" w:hAnsi="Arial" w:cs="Arial"/>
        </w:rPr>
        <w:t xml:space="preserve">. Parametric 95% confidence intervals </w:t>
      </w:r>
      <w:r w:rsidR="005A1853">
        <w:rPr>
          <w:rFonts w:ascii="Arial" w:eastAsia="Arial" w:hAnsi="Arial" w:cs="Arial"/>
        </w:rPr>
        <w:t xml:space="preserve">of the differences </w:t>
      </w:r>
      <w:r>
        <w:rPr>
          <w:rFonts w:ascii="Arial" w:eastAsia="Arial" w:hAnsi="Arial" w:cs="Arial"/>
        </w:rPr>
        <w:t xml:space="preserve">are reported along with FDR corrected P-values using the </w:t>
      </w:r>
      <w:proofErr w:type="spellStart"/>
      <w:r>
        <w:rPr>
          <w:rFonts w:ascii="Courier New" w:eastAsia="Courier New" w:hAnsi="Courier New" w:cs="Courier New"/>
        </w:rPr>
        <w:t>p.adjust</w:t>
      </w:r>
      <w:proofErr w:type="spellEnd"/>
      <w:r>
        <w:rPr>
          <w:rFonts w:ascii="Arial" w:eastAsia="Arial" w:hAnsi="Arial" w:cs="Arial"/>
        </w:rPr>
        <w:t xml:space="preserve"> function in R. FDR correction was applied to each family of tests in each group of ROIs; for example</w:t>
      </w:r>
      <w:r w:rsidR="00DE283B">
        <w:rPr>
          <w:rFonts w:ascii="Arial" w:eastAsia="Arial" w:hAnsi="Arial" w:cs="Arial"/>
        </w:rPr>
        <w:t>,</w:t>
      </w:r>
      <w:r>
        <w:rPr>
          <w:rFonts w:ascii="Arial" w:eastAsia="Arial" w:hAnsi="Arial" w:cs="Arial"/>
        </w:rPr>
        <w:t xml:space="preserve"> FDR correction was applied to the 12 tests of CS+ </w:t>
      </w:r>
      <w:r w:rsidR="005A1853">
        <w:rPr>
          <w:rFonts w:ascii="Arial" w:eastAsia="Arial" w:hAnsi="Arial" w:cs="Arial"/>
        </w:rPr>
        <w:t>‒</w:t>
      </w:r>
      <w:r>
        <w:rPr>
          <w:rFonts w:ascii="Arial" w:eastAsia="Arial" w:hAnsi="Arial" w:cs="Arial"/>
        </w:rPr>
        <w:t xml:space="preserve"> CS- reinstatement in the mPFC</w:t>
      </w:r>
      <w:r w:rsidR="00732F46">
        <w:rPr>
          <w:rFonts w:ascii="Arial" w:eastAsia="Arial" w:hAnsi="Arial" w:cs="Arial"/>
        </w:rPr>
        <w:t xml:space="preserve"> (2 ROIs, 3 contexts, 2 groups)</w:t>
      </w:r>
      <w:r>
        <w:rPr>
          <w:rFonts w:ascii="Arial" w:eastAsia="Arial" w:hAnsi="Arial" w:cs="Arial"/>
        </w:rPr>
        <w:t>. FDR correction was also applied at the next level of analysis; for example</w:t>
      </w:r>
      <w:r w:rsidR="00DE283B">
        <w:rPr>
          <w:rFonts w:ascii="Arial" w:eastAsia="Arial" w:hAnsi="Arial" w:cs="Arial"/>
        </w:rPr>
        <w:t>,</w:t>
      </w:r>
      <w:r>
        <w:rPr>
          <w:rFonts w:ascii="Arial" w:eastAsia="Arial" w:hAnsi="Arial" w:cs="Arial"/>
        </w:rPr>
        <w:t xml:space="preserve"> the 4 cross-ROI comparisons of CS+ </w:t>
      </w:r>
      <w:r w:rsidR="005A1853">
        <w:rPr>
          <w:rFonts w:ascii="Arial" w:eastAsia="Arial" w:hAnsi="Arial" w:cs="Arial"/>
        </w:rPr>
        <w:t>‒</w:t>
      </w:r>
      <w:r>
        <w:rPr>
          <w:rFonts w:ascii="Arial" w:eastAsia="Arial" w:hAnsi="Arial" w:cs="Arial"/>
        </w:rPr>
        <w:t xml:space="preserve"> CS- reinstatement in the mPFC</w:t>
      </w:r>
      <w:r w:rsidR="00732F46">
        <w:rPr>
          <w:rFonts w:ascii="Arial" w:eastAsia="Arial" w:hAnsi="Arial" w:cs="Arial"/>
        </w:rPr>
        <w:t xml:space="preserve"> (2 ROIs, 2 groups)</w:t>
      </w:r>
      <w:r>
        <w:rPr>
          <w:rFonts w:ascii="Arial" w:eastAsia="Arial" w:hAnsi="Arial" w:cs="Arial"/>
        </w:rPr>
        <w:t>.</w:t>
      </w:r>
    </w:p>
    <w:p w14:paraId="274BC022" w14:textId="2674B24B" w:rsidR="000F625B" w:rsidRDefault="00B06370" w:rsidP="0036209E">
      <w:pPr>
        <w:spacing w:line="480" w:lineRule="auto"/>
        <w:ind w:firstLine="720"/>
        <w:jc w:val="both"/>
        <w:rPr>
          <w:rFonts w:ascii="Arial" w:eastAsia="Arial" w:hAnsi="Arial" w:cs="Arial"/>
        </w:rPr>
      </w:pPr>
      <w:r>
        <w:rPr>
          <w:rFonts w:ascii="Arial" w:eastAsia="Arial" w:hAnsi="Arial" w:cs="Arial"/>
        </w:rPr>
        <w:t xml:space="preserve">Linear mixed-effects models were also used to evaluate whether </w:t>
      </w:r>
      <w:r w:rsidR="00FC0913">
        <w:rPr>
          <w:rFonts w:ascii="Arial" w:eastAsia="Arial" w:hAnsi="Arial" w:cs="Arial"/>
        </w:rPr>
        <w:t>MTL</w:t>
      </w:r>
      <w:r>
        <w:rPr>
          <w:rFonts w:ascii="Arial" w:eastAsia="Arial" w:hAnsi="Arial" w:cs="Arial"/>
        </w:rPr>
        <w:t xml:space="preserve"> activity predicted the difference in mPFC reinstatement </w:t>
      </w:r>
      <w:r w:rsidR="00DE283B" w:rsidRPr="00DE283B">
        <w:rPr>
          <w:rFonts w:ascii="Arial" w:eastAsia="Arial" w:hAnsi="Arial" w:cs="Arial"/>
        </w:rPr>
        <w:t>(</w:t>
      </w:r>
      <w:r>
        <w:rPr>
          <w:rFonts w:ascii="Arial" w:eastAsia="Arial" w:hAnsi="Arial" w:cs="Arial"/>
          <w:i/>
        </w:rPr>
        <w:t xml:space="preserve">vmPFC – dACC </w:t>
      </w:r>
      <w:r w:rsidR="00803919">
        <w:rPr>
          <w:rFonts w:ascii="Arial" w:eastAsia="Arial" w:hAnsi="Arial" w:cs="Arial"/>
          <w:i/>
        </w:rPr>
        <w:t>reinstatement</w:t>
      </w:r>
      <w:r>
        <w:rPr>
          <w:rFonts w:ascii="Arial" w:eastAsia="Arial" w:hAnsi="Arial" w:cs="Arial"/>
          <w:i/>
        </w:rPr>
        <w:t xml:space="preserve"> ~ predictor * CS type * encoding context * group + </w:t>
      </w:r>
      <w:r>
        <w:rPr>
          <w:rFonts w:ascii="Arial" w:eastAsia="Arial" w:hAnsi="Arial" w:cs="Arial"/>
        </w:rPr>
        <w:t>(1</w:t>
      </w:r>
      <w:r>
        <w:rPr>
          <w:rFonts w:ascii="Arial" w:eastAsia="Arial" w:hAnsi="Arial" w:cs="Arial"/>
          <w:i/>
        </w:rPr>
        <w:t>|subject</w:t>
      </w:r>
      <w:r w:rsidR="00DE283B">
        <w:rPr>
          <w:rFonts w:ascii="Arial" w:eastAsia="Arial" w:hAnsi="Arial" w:cs="Arial"/>
          <w:iCs/>
        </w:rPr>
        <w:t>))</w:t>
      </w:r>
      <w:r>
        <w:rPr>
          <w:rFonts w:ascii="Arial" w:eastAsia="Arial" w:hAnsi="Arial" w:cs="Arial"/>
        </w:rPr>
        <w:t xml:space="preserve">. In all cases our analysis focused only on the main effect </w:t>
      </w:r>
      <w:r>
        <w:rPr>
          <w:rFonts w:ascii="Arial" w:eastAsia="Arial" w:hAnsi="Arial" w:cs="Arial"/>
        </w:rPr>
        <w:lastRenderedPageBreak/>
        <w:t xml:space="preserve">and interactions of </w:t>
      </w:r>
      <w:r>
        <w:rPr>
          <w:rFonts w:ascii="Arial" w:eastAsia="Arial" w:hAnsi="Arial" w:cs="Arial"/>
          <w:i/>
        </w:rPr>
        <w:t xml:space="preserve">predictor, </w:t>
      </w:r>
      <w:r>
        <w:rPr>
          <w:rFonts w:ascii="Arial" w:eastAsia="Arial" w:hAnsi="Arial" w:cs="Arial"/>
        </w:rPr>
        <w:t xml:space="preserve">which was iteratively univariate activity or local reinstatement from all </w:t>
      </w:r>
      <w:r w:rsidR="00FC0913">
        <w:rPr>
          <w:rFonts w:ascii="Arial" w:eastAsia="Arial" w:hAnsi="Arial" w:cs="Arial"/>
        </w:rPr>
        <w:t>MTL</w:t>
      </w:r>
      <w:r>
        <w:rPr>
          <w:rFonts w:ascii="Arial" w:eastAsia="Arial" w:hAnsi="Arial" w:cs="Arial"/>
        </w:rPr>
        <w:t xml:space="preserve"> ROIs. The same </w:t>
      </w:r>
      <w:r w:rsidR="00803919">
        <w:rPr>
          <w:rFonts w:ascii="Arial" w:eastAsia="Arial" w:hAnsi="Arial" w:cs="Arial"/>
        </w:rPr>
        <w:t>procedure</w:t>
      </w:r>
      <w:r>
        <w:rPr>
          <w:rFonts w:ascii="Arial" w:eastAsia="Arial" w:hAnsi="Arial" w:cs="Arial"/>
        </w:rPr>
        <w:t xml:space="preserve"> was used to evaluate the separable contributions of univariate activity and reinstatement in the </w:t>
      </w:r>
      <w:proofErr w:type="spellStart"/>
      <w:r>
        <w:rPr>
          <w:rFonts w:ascii="Arial" w:eastAsia="Arial" w:hAnsi="Arial" w:cs="Arial"/>
        </w:rPr>
        <w:t>aHC</w:t>
      </w:r>
      <w:proofErr w:type="spellEnd"/>
      <w:r>
        <w:rPr>
          <w:rFonts w:ascii="Arial" w:eastAsia="Arial" w:hAnsi="Arial" w:cs="Arial"/>
        </w:rPr>
        <w:t xml:space="preserve">; both neural signals were entered as predictors in a single model. Significance of main effects and interactions was again determined using log-likelihood ratio </w:t>
      </w:r>
      <w:r w:rsidR="00E857B6">
        <w:rPr>
          <w:rFonts w:ascii="Arial" w:eastAsia="Arial" w:hAnsi="Arial" w:cs="Arial"/>
        </w:rPr>
        <w:t>tests and</w:t>
      </w:r>
      <w:r>
        <w:rPr>
          <w:rFonts w:ascii="Arial" w:eastAsia="Arial" w:hAnsi="Arial" w:cs="Arial"/>
        </w:rPr>
        <w:t xml:space="preserve"> point estimates and parametric 95% confidence intervals of the slopes were obtained using the </w:t>
      </w:r>
      <w:proofErr w:type="spellStart"/>
      <w:r>
        <w:rPr>
          <w:rFonts w:ascii="Courier New" w:eastAsia="Courier New" w:hAnsi="Courier New" w:cs="Courier New"/>
        </w:rPr>
        <w:t>emtrends</w:t>
      </w:r>
      <w:proofErr w:type="spellEnd"/>
      <w:r>
        <w:rPr>
          <w:rFonts w:ascii="Arial" w:eastAsia="Arial" w:hAnsi="Arial" w:cs="Arial"/>
        </w:rPr>
        <w:t xml:space="preserve"> function from </w:t>
      </w:r>
      <w:proofErr w:type="spellStart"/>
      <w:r w:rsidRPr="00803919">
        <w:rPr>
          <w:rFonts w:ascii="Arial" w:eastAsia="Arial" w:hAnsi="Arial" w:cs="Arial"/>
          <w:i/>
          <w:iCs/>
        </w:rPr>
        <w:t>emmeans</w:t>
      </w:r>
      <w:proofErr w:type="spellEnd"/>
      <w:r>
        <w:rPr>
          <w:rFonts w:ascii="Arial" w:eastAsia="Arial" w:hAnsi="Arial" w:cs="Arial"/>
        </w:rPr>
        <w:t>.</w:t>
      </w:r>
    </w:p>
    <w:p w14:paraId="6C194A03" w14:textId="0DA3B365" w:rsidR="0036209E" w:rsidDel="00BA52D4" w:rsidRDefault="0036209E" w:rsidP="00BA52D4">
      <w:pPr>
        <w:spacing w:line="480" w:lineRule="auto"/>
        <w:jc w:val="both"/>
        <w:rPr>
          <w:del w:id="459" w:author="gus hennings" w:date="2021-10-21T14:35:00Z"/>
          <w:rFonts w:ascii="Arial" w:eastAsia="Arial" w:hAnsi="Arial" w:cs="Arial"/>
        </w:rPr>
      </w:pPr>
      <w:r w:rsidRPr="00B41D00">
        <w:rPr>
          <w:rFonts w:ascii="Arial" w:eastAsia="Arial" w:hAnsi="Arial" w:cs="Arial"/>
          <w:b/>
          <w:bCs/>
        </w:rPr>
        <w:t>REFERENCE</w:t>
      </w:r>
      <w:r w:rsidR="00F40C0E">
        <w:rPr>
          <w:rFonts w:ascii="Arial" w:eastAsia="Arial" w:hAnsi="Arial" w:cs="Arial"/>
          <w:b/>
          <w:bCs/>
        </w:rPr>
        <w:t>S</w:t>
      </w:r>
    </w:p>
    <w:p w14:paraId="5C25CF87" w14:textId="77777777" w:rsidR="00BA52D4" w:rsidRDefault="00BA52D4" w:rsidP="0036209E">
      <w:pPr>
        <w:spacing w:line="480" w:lineRule="auto"/>
        <w:jc w:val="both"/>
        <w:rPr>
          <w:ins w:id="460" w:author="gus hennings" w:date="2021-10-21T14:35:00Z"/>
          <w:rFonts w:ascii="Arial" w:eastAsia="Arial" w:hAnsi="Arial" w:cs="Arial"/>
          <w:b/>
          <w:bCs/>
        </w:rPr>
      </w:pPr>
    </w:p>
    <w:p w14:paraId="513DBCF4" w14:textId="77777777" w:rsidR="00BA52D4" w:rsidRPr="00BA52D4" w:rsidRDefault="00BA52D4" w:rsidP="00BA52D4">
      <w:pPr>
        <w:pStyle w:val="Bibliography"/>
        <w:rPr>
          <w:rFonts w:ascii="Arial" w:hAnsi="Arial" w:cs="Arial"/>
        </w:rPr>
      </w:pPr>
      <w:r>
        <w:rPr>
          <w:rFonts w:ascii="Arial" w:eastAsia="Arial" w:hAnsi="Arial" w:cs="Arial"/>
        </w:rPr>
        <w:fldChar w:fldCharType="begin"/>
      </w:r>
      <w:r>
        <w:rPr>
          <w:rFonts w:ascii="Arial" w:eastAsia="Arial" w:hAnsi="Arial" w:cs="Arial"/>
        </w:rPr>
        <w:instrText xml:space="preserve"> ADDIN ZOTERO_BIBL {"uncited":[],"omitted":[],"custom":[]} CSL_BIBLIOGRAPHY </w:instrText>
      </w:r>
      <w:r>
        <w:rPr>
          <w:rFonts w:ascii="Arial" w:eastAsia="Arial" w:hAnsi="Arial" w:cs="Arial"/>
        </w:rPr>
        <w:fldChar w:fldCharType="separate"/>
      </w:r>
      <w:r w:rsidRPr="00BA52D4">
        <w:rPr>
          <w:rFonts w:ascii="Arial" w:hAnsi="Arial" w:cs="Arial"/>
        </w:rPr>
        <w:t>1.</w:t>
      </w:r>
      <w:r w:rsidRPr="00BA52D4">
        <w:rPr>
          <w:rFonts w:ascii="Arial" w:hAnsi="Arial" w:cs="Arial"/>
        </w:rPr>
        <w:tab/>
      </w:r>
      <w:proofErr w:type="spellStart"/>
      <w:r w:rsidRPr="00BA52D4">
        <w:rPr>
          <w:rFonts w:ascii="Arial" w:hAnsi="Arial" w:cs="Arial"/>
        </w:rPr>
        <w:t>Lissek</w:t>
      </w:r>
      <w:proofErr w:type="spellEnd"/>
      <w:r w:rsidRPr="00BA52D4">
        <w:rPr>
          <w:rFonts w:ascii="Arial" w:hAnsi="Arial" w:cs="Arial"/>
        </w:rPr>
        <w:t xml:space="preserve">, S., and van </w:t>
      </w:r>
      <w:proofErr w:type="spellStart"/>
      <w:r w:rsidRPr="00BA52D4">
        <w:rPr>
          <w:rFonts w:ascii="Arial" w:hAnsi="Arial" w:cs="Arial"/>
        </w:rPr>
        <w:t>Meurs</w:t>
      </w:r>
      <w:proofErr w:type="spellEnd"/>
      <w:r w:rsidRPr="00BA52D4">
        <w:rPr>
          <w:rFonts w:ascii="Arial" w:hAnsi="Arial" w:cs="Arial"/>
        </w:rPr>
        <w:t xml:space="preserve">, B. (2015). Learning models of PTSD: Theoretical accounts and psychobiological evidence. International Journal of Psychophysiology </w:t>
      </w:r>
      <w:r w:rsidRPr="00BA52D4">
        <w:rPr>
          <w:rFonts w:ascii="Arial" w:hAnsi="Arial" w:cs="Arial"/>
          <w:i/>
          <w:iCs/>
        </w:rPr>
        <w:t>98</w:t>
      </w:r>
      <w:r w:rsidRPr="00BA52D4">
        <w:rPr>
          <w:rFonts w:ascii="Arial" w:hAnsi="Arial" w:cs="Arial"/>
        </w:rPr>
        <w:t>, 594–605.</w:t>
      </w:r>
    </w:p>
    <w:p w14:paraId="4886ADCA" w14:textId="77777777" w:rsidR="00BA52D4" w:rsidRPr="00BA52D4" w:rsidRDefault="00BA52D4" w:rsidP="00BA52D4">
      <w:pPr>
        <w:pStyle w:val="Bibliography"/>
        <w:rPr>
          <w:rFonts w:ascii="Arial" w:hAnsi="Arial" w:cs="Arial"/>
        </w:rPr>
      </w:pPr>
      <w:r w:rsidRPr="00BA52D4">
        <w:rPr>
          <w:rFonts w:ascii="Arial" w:hAnsi="Arial" w:cs="Arial"/>
        </w:rPr>
        <w:t>2.</w:t>
      </w:r>
      <w:r w:rsidRPr="00BA52D4">
        <w:rPr>
          <w:rFonts w:ascii="Arial" w:hAnsi="Arial" w:cs="Arial"/>
        </w:rPr>
        <w:tab/>
        <w:t xml:space="preserve">Pitman, R.K., </w:t>
      </w:r>
      <w:proofErr w:type="spellStart"/>
      <w:r w:rsidRPr="00BA52D4">
        <w:rPr>
          <w:rFonts w:ascii="Arial" w:hAnsi="Arial" w:cs="Arial"/>
        </w:rPr>
        <w:t>Rasmusson</w:t>
      </w:r>
      <w:proofErr w:type="spellEnd"/>
      <w:r w:rsidRPr="00BA52D4">
        <w:rPr>
          <w:rFonts w:ascii="Arial" w:hAnsi="Arial" w:cs="Arial"/>
        </w:rPr>
        <w:t xml:space="preserve">, A.M., </w:t>
      </w:r>
      <w:proofErr w:type="spellStart"/>
      <w:r w:rsidRPr="00BA52D4">
        <w:rPr>
          <w:rFonts w:ascii="Arial" w:hAnsi="Arial" w:cs="Arial"/>
        </w:rPr>
        <w:t>Koenen</w:t>
      </w:r>
      <w:proofErr w:type="spellEnd"/>
      <w:r w:rsidRPr="00BA52D4">
        <w:rPr>
          <w:rFonts w:ascii="Arial" w:hAnsi="Arial" w:cs="Arial"/>
        </w:rPr>
        <w:t xml:space="preserve">, K.C., Shin, L.M., Orr, S.P., Gilbertson, M.W., Milad, M.R., and </w:t>
      </w:r>
      <w:proofErr w:type="spellStart"/>
      <w:r w:rsidRPr="00BA52D4">
        <w:rPr>
          <w:rFonts w:ascii="Arial" w:hAnsi="Arial" w:cs="Arial"/>
        </w:rPr>
        <w:t>Liberzon</w:t>
      </w:r>
      <w:proofErr w:type="spellEnd"/>
      <w:r w:rsidRPr="00BA52D4">
        <w:rPr>
          <w:rFonts w:ascii="Arial" w:hAnsi="Arial" w:cs="Arial"/>
        </w:rPr>
        <w:t xml:space="preserve">, I. (2012). Biological studies of post-traumatic stress disorder. Nature Reviews Neuroscience </w:t>
      </w:r>
      <w:r w:rsidRPr="00BA52D4">
        <w:rPr>
          <w:rFonts w:ascii="Arial" w:hAnsi="Arial" w:cs="Arial"/>
          <w:i/>
          <w:iCs/>
        </w:rPr>
        <w:t>13</w:t>
      </w:r>
      <w:r w:rsidRPr="00BA52D4">
        <w:rPr>
          <w:rFonts w:ascii="Arial" w:hAnsi="Arial" w:cs="Arial"/>
        </w:rPr>
        <w:t>, 769–787.</w:t>
      </w:r>
    </w:p>
    <w:p w14:paraId="71C5ED5B" w14:textId="77777777" w:rsidR="00BA52D4" w:rsidRPr="00BA52D4" w:rsidRDefault="00BA52D4" w:rsidP="00BA52D4">
      <w:pPr>
        <w:pStyle w:val="Bibliography"/>
        <w:rPr>
          <w:rFonts w:ascii="Arial" w:hAnsi="Arial" w:cs="Arial"/>
        </w:rPr>
      </w:pPr>
      <w:r w:rsidRPr="00BA52D4">
        <w:rPr>
          <w:rFonts w:ascii="Arial" w:hAnsi="Arial" w:cs="Arial"/>
        </w:rPr>
        <w:t>3.</w:t>
      </w:r>
      <w:r w:rsidRPr="00BA52D4">
        <w:rPr>
          <w:rFonts w:ascii="Arial" w:hAnsi="Arial" w:cs="Arial"/>
        </w:rPr>
        <w:tab/>
        <w:t xml:space="preserve">Johansen, J.P., Cain, C.K., </w:t>
      </w:r>
      <w:proofErr w:type="spellStart"/>
      <w:r w:rsidRPr="00BA52D4">
        <w:rPr>
          <w:rFonts w:ascii="Arial" w:hAnsi="Arial" w:cs="Arial"/>
        </w:rPr>
        <w:t>Ostroff</w:t>
      </w:r>
      <w:proofErr w:type="spellEnd"/>
      <w:r w:rsidRPr="00BA52D4">
        <w:rPr>
          <w:rFonts w:ascii="Arial" w:hAnsi="Arial" w:cs="Arial"/>
        </w:rPr>
        <w:t xml:space="preserve">, L.E., and LeDoux, J.E. (2011). Molecular Mechanisms of Fear Learning and Memory. Cell </w:t>
      </w:r>
      <w:r w:rsidRPr="00BA52D4">
        <w:rPr>
          <w:rFonts w:ascii="Arial" w:hAnsi="Arial" w:cs="Arial"/>
          <w:i/>
          <w:iCs/>
        </w:rPr>
        <w:t>147</w:t>
      </w:r>
      <w:r w:rsidRPr="00BA52D4">
        <w:rPr>
          <w:rFonts w:ascii="Arial" w:hAnsi="Arial" w:cs="Arial"/>
        </w:rPr>
        <w:t>, 509–524.</w:t>
      </w:r>
    </w:p>
    <w:p w14:paraId="512FA721" w14:textId="77777777" w:rsidR="00BA52D4" w:rsidRPr="00BA52D4" w:rsidRDefault="00BA52D4" w:rsidP="00BA52D4">
      <w:pPr>
        <w:pStyle w:val="Bibliography"/>
        <w:rPr>
          <w:rFonts w:ascii="Arial" w:hAnsi="Arial" w:cs="Arial"/>
        </w:rPr>
      </w:pPr>
      <w:r w:rsidRPr="00BA52D4">
        <w:rPr>
          <w:rFonts w:ascii="Arial" w:hAnsi="Arial" w:cs="Arial"/>
        </w:rPr>
        <w:t>4.</w:t>
      </w:r>
      <w:r w:rsidRPr="00BA52D4">
        <w:rPr>
          <w:rFonts w:ascii="Arial" w:hAnsi="Arial" w:cs="Arial"/>
        </w:rPr>
        <w:tab/>
        <w:t xml:space="preserve">Liu, X., Ramirez, S., Pang, P.T., Puryear, C.B., Govindarajan, A., </w:t>
      </w:r>
      <w:proofErr w:type="spellStart"/>
      <w:r w:rsidRPr="00BA52D4">
        <w:rPr>
          <w:rFonts w:ascii="Arial" w:hAnsi="Arial" w:cs="Arial"/>
        </w:rPr>
        <w:t>Deisseroth</w:t>
      </w:r>
      <w:proofErr w:type="spellEnd"/>
      <w:r w:rsidRPr="00BA52D4">
        <w:rPr>
          <w:rFonts w:ascii="Arial" w:hAnsi="Arial" w:cs="Arial"/>
        </w:rPr>
        <w:t xml:space="preserve">, K., and </w:t>
      </w:r>
      <w:proofErr w:type="spellStart"/>
      <w:r w:rsidRPr="00BA52D4">
        <w:rPr>
          <w:rFonts w:ascii="Arial" w:hAnsi="Arial" w:cs="Arial"/>
        </w:rPr>
        <w:t>Tonegawa</w:t>
      </w:r>
      <w:proofErr w:type="spellEnd"/>
      <w:r w:rsidRPr="00BA52D4">
        <w:rPr>
          <w:rFonts w:ascii="Arial" w:hAnsi="Arial" w:cs="Arial"/>
        </w:rPr>
        <w:t xml:space="preserve">, S. (2012). Optogenetic stimulation of a hippocampal engram activates fear memory recall. Nature </w:t>
      </w:r>
      <w:r w:rsidRPr="00BA52D4">
        <w:rPr>
          <w:rFonts w:ascii="Arial" w:hAnsi="Arial" w:cs="Arial"/>
          <w:i/>
          <w:iCs/>
        </w:rPr>
        <w:t>484</w:t>
      </w:r>
      <w:r w:rsidRPr="00BA52D4">
        <w:rPr>
          <w:rFonts w:ascii="Arial" w:hAnsi="Arial" w:cs="Arial"/>
        </w:rPr>
        <w:t>, 381–385.</w:t>
      </w:r>
    </w:p>
    <w:p w14:paraId="2C2B8C8F" w14:textId="77777777" w:rsidR="00BA52D4" w:rsidRPr="00BA52D4" w:rsidRDefault="00BA52D4" w:rsidP="00BA52D4">
      <w:pPr>
        <w:pStyle w:val="Bibliography"/>
        <w:rPr>
          <w:rFonts w:ascii="Arial" w:hAnsi="Arial" w:cs="Arial"/>
        </w:rPr>
      </w:pPr>
      <w:r w:rsidRPr="00BA52D4">
        <w:rPr>
          <w:rFonts w:ascii="Arial" w:hAnsi="Arial" w:cs="Arial"/>
        </w:rPr>
        <w:t>5.</w:t>
      </w:r>
      <w:r w:rsidRPr="00BA52D4">
        <w:rPr>
          <w:rFonts w:ascii="Arial" w:hAnsi="Arial" w:cs="Arial"/>
        </w:rPr>
        <w:tab/>
        <w:t xml:space="preserve">Rashid, A.J., Yan, C., </w:t>
      </w:r>
      <w:proofErr w:type="spellStart"/>
      <w:r w:rsidRPr="00BA52D4">
        <w:rPr>
          <w:rFonts w:ascii="Arial" w:hAnsi="Arial" w:cs="Arial"/>
        </w:rPr>
        <w:t>Mercaldo</w:t>
      </w:r>
      <w:proofErr w:type="spellEnd"/>
      <w:r w:rsidRPr="00BA52D4">
        <w:rPr>
          <w:rFonts w:ascii="Arial" w:hAnsi="Arial" w:cs="Arial"/>
        </w:rPr>
        <w:t xml:space="preserve">, V., Hsiang, H.L., Park, S., Cole, C.J., De </w:t>
      </w:r>
      <w:proofErr w:type="spellStart"/>
      <w:r w:rsidRPr="00BA52D4">
        <w:rPr>
          <w:rFonts w:ascii="Arial" w:hAnsi="Arial" w:cs="Arial"/>
        </w:rPr>
        <w:t>Cristofaro</w:t>
      </w:r>
      <w:proofErr w:type="spellEnd"/>
      <w:r w:rsidRPr="00BA52D4">
        <w:rPr>
          <w:rFonts w:ascii="Arial" w:hAnsi="Arial" w:cs="Arial"/>
        </w:rPr>
        <w:t xml:space="preserve">, A., Yu, J., Ramakrishnan, C., Lee, S.Y., et al. (2016). Competition between engrams influences fear memory formation and recall. Science </w:t>
      </w:r>
      <w:r w:rsidRPr="00BA52D4">
        <w:rPr>
          <w:rFonts w:ascii="Arial" w:hAnsi="Arial" w:cs="Arial"/>
          <w:i/>
          <w:iCs/>
        </w:rPr>
        <w:t>353</w:t>
      </w:r>
      <w:r w:rsidRPr="00BA52D4">
        <w:rPr>
          <w:rFonts w:ascii="Arial" w:hAnsi="Arial" w:cs="Arial"/>
        </w:rPr>
        <w:t>, 383–387.</w:t>
      </w:r>
    </w:p>
    <w:p w14:paraId="1DBC0F2F" w14:textId="77777777" w:rsidR="00BA52D4" w:rsidRPr="00BA52D4" w:rsidRDefault="00BA52D4" w:rsidP="00BA52D4">
      <w:pPr>
        <w:pStyle w:val="Bibliography"/>
        <w:rPr>
          <w:rFonts w:ascii="Arial" w:hAnsi="Arial" w:cs="Arial"/>
        </w:rPr>
      </w:pPr>
      <w:r w:rsidRPr="00BA52D4">
        <w:rPr>
          <w:rFonts w:ascii="Arial" w:hAnsi="Arial" w:cs="Arial"/>
        </w:rPr>
        <w:t>6.</w:t>
      </w:r>
      <w:r w:rsidRPr="00BA52D4">
        <w:rPr>
          <w:rFonts w:ascii="Arial" w:hAnsi="Arial" w:cs="Arial"/>
        </w:rPr>
        <w:tab/>
      </w:r>
      <w:proofErr w:type="spellStart"/>
      <w:r w:rsidRPr="00BA52D4">
        <w:rPr>
          <w:rFonts w:ascii="Arial" w:hAnsi="Arial" w:cs="Arial"/>
        </w:rPr>
        <w:t>Tovote</w:t>
      </w:r>
      <w:proofErr w:type="spellEnd"/>
      <w:r w:rsidRPr="00BA52D4">
        <w:rPr>
          <w:rFonts w:ascii="Arial" w:hAnsi="Arial" w:cs="Arial"/>
        </w:rPr>
        <w:t xml:space="preserve">, P., </w:t>
      </w:r>
      <w:proofErr w:type="spellStart"/>
      <w:r w:rsidRPr="00BA52D4">
        <w:rPr>
          <w:rFonts w:ascii="Arial" w:hAnsi="Arial" w:cs="Arial"/>
        </w:rPr>
        <w:t>Fadok</w:t>
      </w:r>
      <w:proofErr w:type="spellEnd"/>
      <w:r w:rsidRPr="00BA52D4">
        <w:rPr>
          <w:rFonts w:ascii="Arial" w:hAnsi="Arial" w:cs="Arial"/>
        </w:rPr>
        <w:t xml:space="preserve">, J.P., and </w:t>
      </w:r>
      <w:proofErr w:type="spellStart"/>
      <w:r w:rsidRPr="00BA52D4">
        <w:rPr>
          <w:rFonts w:ascii="Arial" w:hAnsi="Arial" w:cs="Arial"/>
        </w:rPr>
        <w:t>Lüthi</w:t>
      </w:r>
      <w:proofErr w:type="spellEnd"/>
      <w:r w:rsidRPr="00BA52D4">
        <w:rPr>
          <w:rFonts w:ascii="Arial" w:hAnsi="Arial" w:cs="Arial"/>
        </w:rPr>
        <w:t xml:space="preserve">, A. (2015). Neuronal circuits for fear and anxiety. Nat Rev </w:t>
      </w:r>
      <w:proofErr w:type="spellStart"/>
      <w:r w:rsidRPr="00BA52D4">
        <w:rPr>
          <w:rFonts w:ascii="Arial" w:hAnsi="Arial" w:cs="Arial"/>
        </w:rPr>
        <w:t>Neurosci</w:t>
      </w:r>
      <w:proofErr w:type="spellEnd"/>
      <w:r w:rsidRPr="00BA52D4">
        <w:rPr>
          <w:rFonts w:ascii="Arial" w:hAnsi="Arial" w:cs="Arial"/>
        </w:rPr>
        <w:t xml:space="preserve"> </w:t>
      </w:r>
      <w:r w:rsidRPr="00BA52D4">
        <w:rPr>
          <w:rFonts w:ascii="Arial" w:hAnsi="Arial" w:cs="Arial"/>
          <w:i/>
          <w:iCs/>
        </w:rPr>
        <w:t>16</w:t>
      </w:r>
      <w:r w:rsidRPr="00BA52D4">
        <w:rPr>
          <w:rFonts w:ascii="Arial" w:hAnsi="Arial" w:cs="Arial"/>
        </w:rPr>
        <w:t>, 317–331.</w:t>
      </w:r>
    </w:p>
    <w:p w14:paraId="529F519E" w14:textId="77777777" w:rsidR="00BA52D4" w:rsidRPr="00BA52D4" w:rsidRDefault="00BA52D4" w:rsidP="00BA52D4">
      <w:pPr>
        <w:pStyle w:val="Bibliography"/>
        <w:rPr>
          <w:rFonts w:ascii="Arial" w:hAnsi="Arial" w:cs="Arial"/>
        </w:rPr>
      </w:pPr>
      <w:r w:rsidRPr="00BA52D4">
        <w:rPr>
          <w:rFonts w:ascii="Arial" w:hAnsi="Arial" w:cs="Arial"/>
        </w:rPr>
        <w:t>7.</w:t>
      </w:r>
      <w:r w:rsidRPr="00BA52D4">
        <w:rPr>
          <w:rFonts w:ascii="Arial" w:hAnsi="Arial" w:cs="Arial"/>
        </w:rPr>
        <w:tab/>
        <w:t xml:space="preserve">Davis, P., </w:t>
      </w:r>
      <w:proofErr w:type="spellStart"/>
      <w:r w:rsidRPr="00BA52D4">
        <w:rPr>
          <w:rFonts w:ascii="Arial" w:hAnsi="Arial" w:cs="Arial"/>
        </w:rPr>
        <w:t>Zaki</w:t>
      </w:r>
      <w:proofErr w:type="spellEnd"/>
      <w:r w:rsidRPr="00BA52D4">
        <w:rPr>
          <w:rFonts w:ascii="Arial" w:hAnsi="Arial" w:cs="Arial"/>
        </w:rPr>
        <w:t xml:space="preserve">, Y., Maguire, J., and </w:t>
      </w:r>
      <w:proofErr w:type="spellStart"/>
      <w:r w:rsidRPr="00BA52D4">
        <w:rPr>
          <w:rFonts w:ascii="Arial" w:hAnsi="Arial" w:cs="Arial"/>
        </w:rPr>
        <w:t>Reijmers</w:t>
      </w:r>
      <w:proofErr w:type="spellEnd"/>
      <w:r w:rsidRPr="00BA52D4">
        <w:rPr>
          <w:rFonts w:ascii="Arial" w:hAnsi="Arial" w:cs="Arial"/>
        </w:rPr>
        <w:t xml:space="preserve">, L.G. (2017). Cellular and oscillatory substrates of fear extinction learning. Nat </w:t>
      </w:r>
      <w:proofErr w:type="spellStart"/>
      <w:r w:rsidRPr="00BA52D4">
        <w:rPr>
          <w:rFonts w:ascii="Arial" w:hAnsi="Arial" w:cs="Arial"/>
        </w:rPr>
        <w:t>Neurosci</w:t>
      </w:r>
      <w:proofErr w:type="spellEnd"/>
      <w:r w:rsidRPr="00BA52D4">
        <w:rPr>
          <w:rFonts w:ascii="Arial" w:hAnsi="Arial" w:cs="Arial"/>
        </w:rPr>
        <w:t xml:space="preserve"> </w:t>
      </w:r>
      <w:r w:rsidRPr="00BA52D4">
        <w:rPr>
          <w:rFonts w:ascii="Arial" w:hAnsi="Arial" w:cs="Arial"/>
          <w:i/>
          <w:iCs/>
        </w:rPr>
        <w:t>20</w:t>
      </w:r>
      <w:r w:rsidRPr="00BA52D4">
        <w:rPr>
          <w:rFonts w:ascii="Arial" w:hAnsi="Arial" w:cs="Arial"/>
        </w:rPr>
        <w:t>, 1624–1633.</w:t>
      </w:r>
    </w:p>
    <w:p w14:paraId="450B088B" w14:textId="77777777" w:rsidR="00BA52D4" w:rsidRPr="00BA52D4" w:rsidRDefault="00BA52D4" w:rsidP="00BA52D4">
      <w:pPr>
        <w:pStyle w:val="Bibliography"/>
        <w:rPr>
          <w:rFonts w:ascii="Arial" w:hAnsi="Arial" w:cs="Arial"/>
        </w:rPr>
      </w:pPr>
      <w:r w:rsidRPr="00BA52D4">
        <w:rPr>
          <w:rFonts w:ascii="Arial" w:hAnsi="Arial" w:cs="Arial"/>
        </w:rPr>
        <w:t>8.</w:t>
      </w:r>
      <w:r w:rsidRPr="00BA52D4">
        <w:rPr>
          <w:rFonts w:ascii="Arial" w:hAnsi="Arial" w:cs="Arial"/>
        </w:rPr>
        <w:tab/>
      </w:r>
      <w:proofErr w:type="spellStart"/>
      <w:r w:rsidRPr="00BA52D4">
        <w:rPr>
          <w:rFonts w:ascii="Arial" w:hAnsi="Arial" w:cs="Arial"/>
        </w:rPr>
        <w:t>Giustino</w:t>
      </w:r>
      <w:proofErr w:type="spellEnd"/>
      <w:r w:rsidRPr="00BA52D4">
        <w:rPr>
          <w:rFonts w:ascii="Arial" w:hAnsi="Arial" w:cs="Arial"/>
        </w:rPr>
        <w:t xml:space="preserve">, T.F., and Maren, S. (2015). The Role of the Medial Prefrontal Cortex in the Conditioning and Extinction of Fear. Front. Behav. </w:t>
      </w:r>
      <w:proofErr w:type="spellStart"/>
      <w:r w:rsidRPr="00BA52D4">
        <w:rPr>
          <w:rFonts w:ascii="Arial" w:hAnsi="Arial" w:cs="Arial"/>
        </w:rPr>
        <w:t>Neurosci</w:t>
      </w:r>
      <w:proofErr w:type="spellEnd"/>
      <w:r w:rsidRPr="00BA52D4">
        <w:rPr>
          <w:rFonts w:ascii="Arial" w:hAnsi="Arial" w:cs="Arial"/>
        </w:rPr>
        <w:t xml:space="preserve">. </w:t>
      </w:r>
      <w:r w:rsidRPr="00BA52D4">
        <w:rPr>
          <w:rFonts w:ascii="Arial" w:hAnsi="Arial" w:cs="Arial"/>
          <w:i/>
          <w:iCs/>
        </w:rPr>
        <w:t>9</w:t>
      </w:r>
      <w:r w:rsidRPr="00BA52D4">
        <w:rPr>
          <w:rFonts w:ascii="Arial" w:hAnsi="Arial" w:cs="Arial"/>
        </w:rPr>
        <w:t>.</w:t>
      </w:r>
    </w:p>
    <w:p w14:paraId="535396C9" w14:textId="77777777" w:rsidR="00BA52D4" w:rsidRPr="00BA52D4" w:rsidRDefault="00BA52D4" w:rsidP="00BA52D4">
      <w:pPr>
        <w:pStyle w:val="Bibliography"/>
        <w:rPr>
          <w:rFonts w:ascii="Arial" w:hAnsi="Arial" w:cs="Arial"/>
        </w:rPr>
      </w:pPr>
      <w:r w:rsidRPr="00BA52D4">
        <w:rPr>
          <w:rFonts w:ascii="Arial" w:hAnsi="Arial" w:cs="Arial"/>
        </w:rPr>
        <w:t>9.</w:t>
      </w:r>
      <w:r w:rsidRPr="00BA52D4">
        <w:rPr>
          <w:rFonts w:ascii="Arial" w:hAnsi="Arial" w:cs="Arial"/>
        </w:rPr>
        <w:tab/>
      </w:r>
      <w:proofErr w:type="spellStart"/>
      <w:r w:rsidRPr="00BA52D4">
        <w:rPr>
          <w:rFonts w:ascii="Arial" w:hAnsi="Arial" w:cs="Arial"/>
        </w:rPr>
        <w:t>Herry</w:t>
      </w:r>
      <w:proofErr w:type="spellEnd"/>
      <w:r w:rsidRPr="00BA52D4">
        <w:rPr>
          <w:rFonts w:ascii="Arial" w:hAnsi="Arial" w:cs="Arial"/>
        </w:rPr>
        <w:t xml:space="preserve">, C., </w:t>
      </w:r>
      <w:proofErr w:type="spellStart"/>
      <w:r w:rsidRPr="00BA52D4">
        <w:rPr>
          <w:rFonts w:ascii="Arial" w:hAnsi="Arial" w:cs="Arial"/>
        </w:rPr>
        <w:t>Ciocchi</w:t>
      </w:r>
      <w:proofErr w:type="spellEnd"/>
      <w:r w:rsidRPr="00BA52D4">
        <w:rPr>
          <w:rFonts w:ascii="Arial" w:hAnsi="Arial" w:cs="Arial"/>
        </w:rPr>
        <w:t xml:space="preserve">, S., </w:t>
      </w:r>
      <w:proofErr w:type="spellStart"/>
      <w:r w:rsidRPr="00BA52D4">
        <w:rPr>
          <w:rFonts w:ascii="Arial" w:hAnsi="Arial" w:cs="Arial"/>
        </w:rPr>
        <w:t>Senn</w:t>
      </w:r>
      <w:proofErr w:type="spellEnd"/>
      <w:r w:rsidRPr="00BA52D4">
        <w:rPr>
          <w:rFonts w:ascii="Arial" w:hAnsi="Arial" w:cs="Arial"/>
        </w:rPr>
        <w:t xml:space="preserve">, V., </w:t>
      </w:r>
      <w:proofErr w:type="spellStart"/>
      <w:r w:rsidRPr="00BA52D4">
        <w:rPr>
          <w:rFonts w:ascii="Arial" w:hAnsi="Arial" w:cs="Arial"/>
        </w:rPr>
        <w:t>Demmou</w:t>
      </w:r>
      <w:proofErr w:type="spellEnd"/>
      <w:r w:rsidRPr="00BA52D4">
        <w:rPr>
          <w:rFonts w:ascii="Arial" w:hAnsi="Arial" w:cs="Arial"/>
        </w:rPr>
        <w:t xml:space="preserve">, L., Müller, C., and </w:t>
      </w:r>
      <w:proofErr w:type="spellStart"/>
      <w:r w:rsidRPr="00BA52D4">
        <w:rPr>
          <w:rFonts w:ascii="Arial" w:hAnsi="Arial" w:cs="Arial"/>
        </w:rPr>
        <w:t>Lüthi</w:t>
      </w:r>
      <w:proofErr w:type="spellEnd"/>
      <w:r w:rsidRPr="00BA52D4">
        <w:rPr>
          <w:rFonts w:ascii="Arial" w:hAnsi="Arial" w:cs="Arial"/>
        </w:rPr>
        <w:t xml:space="preserve">, A. (2008). Switching on and off fear by distinct neuronal circuits. Nature </w:t>
      </w:r>
      <w:r w:rsidRPr="00BA52D4">
        <w:rPr>
          <w:rFonts w:ascii="Arial" w:hAnsi="Arial" w:cs="Arial"/>
          <w:i/>
          <w:iCs/>
        </w:rPr>
        <w:t>454</w:t>
      </w:r>
      <w:r w:rsidRPr="00BA52D4">
        <w:rPr>
          <w:rFonts w:ascii="Arial" w:hAnsi="Arial" w:cs="Arial"/>
        </w:rPr>
        <w:t>, 600–606.</w:t>
      </w:r>
    </w:p>
    <w:p w14:paraId="48CC7223" w14:textId="77777777" w:rsidR="00BA52D4" w:rsidRPr="00BA52D4" w:rsidRDefault="00BA52D4" w:rsidP="00BA52D4">
      <w:pPr>
        <w:pStyle w:val="Bibliography"/>
        <w:rPr>
          <w:rFonts w:ascii="Arial" w:hAnsi="Arial" w:cs="Arial"/>
        </w:rPr>
      </w:pPr>
      <w:r w:rsidRPr="00BA52D4">
        <w:rPr>
          <w:rFonts w:ascii="Arial" w:hAnsi="Arial" w:cs="Arial"/>
        </w:rPr>
        <w:t>10.</w:t>
      </w:r>
      <w:r w:rsidRPr="00BA52D4">
        <w:rPr>
          <w:rFonts w:ascii="Arial" w:hAnsi="Arial" w:cs="Arial"/>
        </w:rPr>
        <w:tab/>
      </w:r>
      <w:proofErr w:type="spellStart"/>
      <w:r w:rsidRPr="00BA52D4">
        <w:rPr>
          <w:rFonts w:ascii="Arial" w:hAnsi="Arial" w:cs="Arial"/>
        </w:rPr>
        <w:t>Senn</w:t>
      </w:r>
      <w:proofErr w:type="spellEnd"/>
      <w:r w:rsidRPr="00BA52D4">
        <w:rPr>
          <w:rFonts w:ascii="Arial" w:hAnsi="Arial" w:cs="Arial"/>
        </w:rPr>
        <w:t xml:space="preserve">, V., Wolff, S.B.E., </w:t>
      </w:r>
      <w:proofErr w:type="spellStart"/>
      <w:r w:rsidRPr="00BA52D4">
        <w:rPr>
          <w:rFonts w:ascii="Arial" w:hAnsi="Arial" w:cs="Arial"/>
        </w:rPr>
        <w:t>Herry</w:t>
      </w:r>
      <w:proofErr w:type="spellEnd"/>
      <w:r w:rsidRPr="00BA52D4">
        <w:rPr>
          <w:rFonts w:ascii="Arial" w:hAnsi="Arial" w:cs="Arial"/>
        </w:rPr>
        <w:t xml:space="preserve">, C., </w:t>
      </w:r>
      <w:proofErr w:type="spellStart"/>
      <w:r w:rsidRPr="00BA52D4">
        <w:rPr>
          <w:rFonts w:ascii="Arial" w:hAnsi="Arial" w:cs="Arial"/>
        </w:rPr>
        <w:t>Grenier</w:t>
      </w:r>
      <w:proofErr w:type="spellEnd"/>
      <w:r w:rsidRPr="00BA52D4">
        <w:rPr>
          <w:rFonts w:ascii="Arial" w:hAnsi="Arial" w:cs="Arial"/>
        </w:rPr>
        <w:t xml:space="preserve">, F., Ehrlich, I., </w:t>
      </w:r>
      <w:proofErr w:type="spellStart"/>
      <w:r w:rsidRPr="00BA52D4">
        <w:rPr>
          <w:rFonts w:ascii="Arial" w:hAnsi="Arial" w:cs="Arial"/>
        </w:rPr>
        <w:t>Gründemann</w:t>
      </w:r>
      <w:proofErr w:type="spellEnd"/>
      <w:r w:rsidRPr="00BA52D4">
        <w:rPr>
          <w:rFonts w:ascii="Arial" w:hAnsi="Arial" w:cs="Arial"/>
        </w:rPr>
        <w:t xml:space="preserve">, J., </w:t>
      </w:r>
      <w:proofErr w:type="spellStart"/>
      <w:r w:rsidRPr="00BA52D4">
        <w:rPr>
          <w:rFonts w:ascii="Arial" w:hAnsi="Arial" w:cs="Arial"/>
        </w:rPr>
        <w:t>Fadok</w:t>
      </w:r>
      <w:proofErr w:type="spellEnd"/>
      <w:r w:rsidRPr="00BA52D4">
        <w:rPr>
          <w:rFonts w:ascii="Arial" w:hAnsi="Arial" w:cs="Arial"/>
        </w:rPr>
        <w:t xml:space="preserve">, J.P., Müller, C., </w:t>
      </w:r>
      <w:proofErr w:type="spellStart"/>
      <w:r w:rsidRPr="00BA52D4">
        <w:rPr>
          <w:rFonts w:ascii="Arial" w:hAnsi="Arial" w:cs="Arial"/>
        </w:rPr>
        <w:t>Letzkus</w:t>
      </w:r>
      <w:proofErr w:type="spellEnd"/>
      <w:r w:rsidRPr="00BA52D4">
        <w:rPr>
          <w:rFonts w:ascii="Arial" w:hAnsi="Arial" w:cs="Arial"/>
        </w:rPr>
        <w:t xml:space="preserve">, J.J., and </w:t>
      </w:r>
      <w:proofErr w:type="spellStart"/>
      <w:r w:rsidRPr="00BA52D4">
        <w:rPr>
          <w:rFonts w:ascii="Arial" w:hAnsi="Arial" w:cs="Arial"/>
        </w:rPr>
        <w:t>Lüthi</w:t>
      </w:r>
      <w:proofErr w:type="spellEnd"/>
      <w:r w:rsidRPr="00BA52D4">
        <w:rPr>
          <w:rFonts w:ascii="Arial" w:hAnsi="Arial" w:cs="Arial"/>
        </w:rPr>
        <w:t xml:space="preserve">, A. (2014). Long-range connectivity defines behavioral specificity of amygdala neurons. Neuron </w:t>
      </w:r>
      <w:r w:rsidRPr="00BA52D4">
        <w:rPr>
          <w:rFonts w:ascii="Arial" w:hAnsi="Arial" w:cs="Arial"/>
          <w:i/>
          <w:iCs/>
        </w:rPr>
        <w:t>81</w:t>
      </w:r>
      <w:r w:rsidRPr="00BA52D4">
        <w:rPr>
          <w:rFonts w:ascii="Arial" w:hAnsi="Arial" w:cs="Arial"/>
        </w:rPr>
        <w:t>, 428–437.</w:t>
      </w:r>
    </w:p>
    <w:p w14:paraId="66438FBD" w14:textId="77777777" w:rsidR="00BA52D4" w:rsidRPr="00BA52D4" w:rsidRDefault="00BA52D4" w:rsidP="00BA52D4">
      <w:pPr>
        <w:pStyle w:val="Bibliography"/>
        <w:rPr>
          <w:rFonts w:ascii="Arial" w:hAnsi="Arial" w:cs="Arial"/>
        </w:rPr>
      </w:pPr>
      <w:r w:rsidRPr="00BA52D4">
        <w:rPr>
          <w:rFonts w:ascii="Arial" w:hAnsi="Arial" w:cs="Arial"/>
        </w:rPr>
        <w:lastRenderedPageBreak/>
        <w:t>11.</w:t>
      </w:r>
      <w:r w:rsidRPr="00BA52D4">
        <w:rPr>
          <w:rFonts w:ascii="Arial" w:hAnsi="Arial" w:cs="Arial"/>
        </w:rPr>
        <w:tab/>
        <w:t>Sierra-Mercado, D., Padilla-</w:t>
      </w:r>
      <w:proofErr w:type="spellStart"/>
      <w:r w:rsidRPr="00BA52D4">
        <w:rPr>
          <w:rFonts w:ascii="Arial" w:hAnsi="Arial" w:cs="Arial"/>
        </w:rPr>
        <w:t>Coreano</w:t>
      </w:r>
      <w:proofErr w:type="spellEnd"/>
      <w:r w:rsidRPr="00BA52D4">
        <w:rPr>
          <w:rFonts w:ascii="Arial" w:hAnsi="Arial" w:cs="Arial"/>
        </w:rPr>
        <w:t xml:space="preserve">, N., and Quirk, G.J. (2011). Dissociable roles of prelimbic and infralimbic cortices, ventral hippocampus, and basolateral amygdala in the expression and extinction of conditioned fear. Neuropsychopharmacology </w:t>
      </w:r>
      <w:r w:rsidRPr="00BA52D4">
        <w:rPr>
          <w:rFonts w:ascii="Arial" w:hAnsi="Arial" w:cs="Arial"/>
          <w:i/>
          <w:iCs/>
        </w:rPr>
        <w:t>36</w:t>
      </w:r>
      <w:r w:rsidRPr="00BA52D4">
        <w:rPr>
          <w:rFonts w:ascii="Arial" w:hAnsi="Arial" w:cs="Arial"/>
        </w:rPr>
        <w:t>, 529–538.</w:t>
      </w:r>
    </w:p>
    <w:p w14:paraId="48EE3C7F" w14:textId="77777777" w:rsidR="00BA52D4" w:rsidRPr="00BA52D4" w:rsidRDefault="00BA52D4" w:rsidP="00BA52D4">
      <w:pPr>
        <w:pStyle w:val="Bibliography"/>
        <w:rPr>
          <w:rFonts w:ascii="Arial" w:hAnsi="Arial" w:cs="Arial"/>
        </w:rPr>
      </w:pPr>
      <w:r w:rsidRPr="00BA52D4">
        <w:rPr>
          <w:rFonts w:ascii="Arial" w:hAnsi="Arial" w:cs="Arial"/>
        </w:rPr>
        <w:t>12.</w:t>
      </w:r>
      <w:r w:rsidRPr="00BA52D4">
        <w:rPr>
          <w:rFonts w:ascii="Arial" w:hAnsi="Arial" w:cs="Arial"/>
        </w:rPr>
        <w:tab/>
        <w:t xml:space="preserve">Kalisch, R., </w:t>
      </w:r>
      <w:proofErr w:type="spellStart"/>
      <w:r w:rsidRPr="00BA52D4">
        <w:rPr>
          <w:rFonts w:ascii="Arial" w:hAnsi="Arial" w:cs="Arial"/>
        </w:rPr>
        <w:t>Korenfeld</w:t>
      </w:r>
      <w:proofErr w:type="spellEnd"/>
      <w:r w:rsidRPr="00BA52D4">
        <w:rPr>
          <w:rFonts w:ascii="Arial" w:hAnsi="Arial" w:cs="Arial"/>
        </w:rPr>
        <w:t xml:space="preserve">, E., Stephan, K.E., Weiskopf, N., Seymour, B., and Dolan, R.J. (2006). Context-Dependent Human Extinction Memory Is Mediated by a Ventromedial Prefrontal and Hippocampal Network. J. </w:t>
      </w:r>
      <w:proofErr w:type="spellStart"/>
      <w:r w:rsidRPr="00BA52D4">
        <w:rPr>
          <w:rFonts w:ascii="Arial" w:hAnsi="Arial" w:cs="Arial"/>
        </w:rPr>
        <w:t>Neurosci</w:t>
      </w:r>
      <w:proofErr w:type="spellEnd"/>
      <w:r w:rsidRPr="00BA52D4">
        <w:rPr>
          <w:rFonts w:ascii="Arial" w:hAnsi="Arial" w:cs="Arial"/>
        </w:rPr>
        <w:t xml:space="preserve">. </w:t>
      </w:r>
      <w:r w:rsidRPr="00BA52D4">
        <w:rPr>
          <w:rFonts w:ascii="Arial" w:hAnsi="Arial" w:cs="Arial"/>
          <w:i/>
          <w:iCs/>
        </w:rPr>
        <w:t>26</w:t>
      </w:r>
      <w:r w:rsidRPr="00BA52D4">
        <w:rPr>
          <w:rFonts w:ascii="Arial" w:hAnsi="Arial" w:cs="Arial"/>
        </w:rPr>
        <w:t>, 9503–9511.</w:t>
      </w:r>
    </w:p>
    <w:p w14:paraId="7693B11F" w14:textId="77777777" w:rsidR="00BA52D4" w:rsidRPr="00BA52D4" w:rsidRDefault="00BA52D4" w:rsidP="00BA52D4">
      <w:pPr>
        <w:pStyle w:val="Bibliography"/>
        <w:rPr>
          <w:rFonts w:ascii="Arial" w:hAnsi="Arial" w:cs="Arial"/>
        </w:rPr>
      </w:pPr>
      <w:r w:rsidRPr="00BA52D4">
        <w:rPr>
          <w:rFonts w:ascii="Arial" w:hAnsi="Arial" w:cs="Arial"/>
        </w:rPr>
        <w:t>13.</w:t>
      </w:r>
      <w:r w:rsidRPr="00BA52D4">
        <w:rPr>
          <w:rFonts w:ascii="Arial" w:hAnsi="Arial" w:cs="Arial"/>
        </w:rPr>
        <w:tab/>
        <w:t xml:space="preserve">Milad, M.R., Quirk, G.J., Pitman, R.K., Orr, S.P., </w:t>
      </w:r>
      <w:proofErr w:type="spellStart"/>
      <w:r w:rsidRPr="00BA52D4">
        <w:rPr>
          <w:rFonts w:ascii="Arial" w:hAnsi="Arial" w:cs="Arial"/>
        </w:rPr>
        <w:t>Fischl</w:t>
      </w:r>
      <w:proofErr w:type="spellEnd"/>
      <w:r w:rsidRPr="00BA52D4">
        <w:rPr>
          <w:rFonts w:ascii="Arial" w:hAnsi="Arial" w:cs="Arial"/>
        </w:rPr>
        <w:t xml:space="preserve">, B., and Rauch, S.L. (2007). A Role for the Human Dorsal Anterior Cingulate Cortex in Fear Expression. Biological Psychiatry </w:t>
      </w:r>
      <w:r w:rsidRPr="00BA52D4">
        <w:rPr>
          <w:rFonts w:ascii="Arial" w:hAnsi="Arial" w:cs="Arial"/>
          <w:i/>
          <w:iCs/>
        </w:rPr>
        <w:t>62</w:t>
      </w:r>
      <w:r w:rsidRPr="00BA52D4">
        <w:rPr>
          <w:rFonts w:ascii="Arial" w:hAnsi="Arial" w:cs="Arial"/>
        </w:rPr>
        <w:t>, 1191–1194.</w:t>
      </w:r>
    </w:p>
    <w:p w14:paraId="1AFEDC10" w14:textId="77777777" w:rsidR="00BA52D4" w:rsidRPr="00BA52D4" w:rsidRDefault="00BA52D4" w:rsidP="00BA52D4">
      <w:pPr>
        <w:pStyle w:val="Bibliography"/>
        <w:rPr>
          <w:rFonts w:ascii="Arial" w:hAnsi="Arial" w:cs="Arial"/>
        </w:rPr>
      </w:pPr>
      <w:r w:rsidRPr="00BA52D4">
        <w:rPr>
          <w:rFonts w:ascii="Arial" w:hAnsi="Arial" w:cs="Arial"/>
        </w:rPr>
        <w:t>14.</w:t>
      </w:r>
      <w:r w:rsidRPr="00BA52D4">
        <w:rPr>
          <w:rFonts w:ascii="Arial" w:hAnsi="Arial" w:cs="Arial"/>
        </w:rPr>
        <w:tab/>
        <w:t xml:space="preserve">Milad, M.R., Wright, C.I., Orr, S.P., Pitman, R.K., Quirk, G.J., and Rauch, S.L. (2007). Recall of Fear Extinction in Humans Activates the Ventromedial Prefrontal Cortex and Hippocampus in Concert. Biological Psychiatry </w:t>
      </w:r>
      <w:r w:rsidRPr="00BA52D4">
        <w:rPr>
          <w:rFonts w:ascii="Arial" w:hAnsi="Arial" w:cs="Arial"/>
          <w:i/>
          <w:iCs/>
        </w:rPr>
        <w:t>62</w:t>
      </w:r>
      <w:r w:rsidRPr="00BA52D4">
        <w:rPr>
          <w:rFonts w:ascii="Arial" w:hAnsi="Arial" w:cs="Arial"/>
        </w:rPr>
        <w:t>, 446–454.</w:t>
      </w:r>
    </w:p>
    <w:p w14:paraId="3E4D1792" w14:textId="77777777" w:rsidR="00BA52D4" w:rsidRPr="00BA52D4" w:rsidRDefault="00BA52D4" w:rsidP="00BA52D4">
      <w:pPr>
        <w:pStyle w:val="Bibliography"/>
        <w:rPr>
          <w:rFonts w:ascii="Arial" w:hAnsi="Arial" w:cs="Arial"/>
        </w:rPr>
      </w:pPr>
      <w:r w:rsidRPr="00BA52D4">
        <w:rPr>
          <w:rFonts w:ascii="Arial" w:hAnsi="Arial" w:cs="Arial"/>
        </w:rPr>
        <w:t>15.</w:t>
      </w:r>
      <w:r w:rsidRPr="00BA52D4">
        <w:rPr>
          <w:rFonts w:ascii="Arial" w:hAnsi="Arial" w:cs="Arial"/>
        </w:rPr>
        <w:tab/>
        <w:t xml:space="preserve">Phelps, E.A., Delgado, M.R., Nearing, K.I., and Ledoux, J.E. (2004). Extinction learning in humans: Role of the amygdala and vmPFC. Neuron </w:t>
      </w:r>
      <w:r w:rsidRPr="00BA52D4">
        <w:rPr>
          <w:rFonts w:ascii="Arial" w:hAnsi="Arial" w:cs="Arial"/>
          <w:i/>
          <w:iCs/>
        </w:rPr>
        <w:t>43</w:t>
      </w:r>
      <w:r w:rsidRPr="00BA52D4">
        <w:rPr>
          <w:rFonts w:ascii="Arial" w:hAnsi="Arial" w:cs="Arial"/>
        </w:rPr>
        <w:t>, 897–905.</w:t>
      </w:r>
    </w:p>
    <w:p w14:paraId="2E8E1A00" w14:textId="77777777" w:rsidR="00BA52D4" w:rsidRPr="00BA52D4" w:rsidRDefault="00BA52D4" w:rsidP="00BA52D4">
      <w:pPr>
        <w:pStyle w:val="Bibliography"/>
        <w:rPr>
          <w:rFonts w:ascii="Arial" w:hAnsi="Arial" w:cs="Arial"/>
        </w:rPr>
      </w:pPr>
      <w:r w:rsidRPr="00BA52D4">
        <w:rPr>
          <w:rFonts w:ascii="Arial" w:hAnsi="Arial" w:cs="Arial"/>
        </w:rPr>
        <w:t>16.</w:t>
      </w:r>
      <w:r w:rsidRPr="00BA52D4">
        <w:rPr>
          <w:rFonts w:ascii="Arial" w:hAnsi="Arial" w:cs="Arial"/>
        </w:rPr>
        <w:tab/>
        <w:t xml:space="preserve">Alexandra </w:t>
      </w:r>
      <w:proofErr w:type="spellStart"/>
      <w:r w:rsidRPr="00BA52D4">
        <w:rPr>
          <w:rFonts w:ascii="Arial" w:hAnsi="Arial" w:cs="Arial"/>
        </w:rPr>
        <w:t>Kredlow</w:t>
      </w:r>
      <w:proofErr w:type="spellEnd"/>
      <w:r w:rsidRPr="00BA52D4">
        <w:rPr>
          <w:rFonts w:ascii="Arial" w:hAnsi="Arial" w:cs="Arial"/>
        </w:rPr>
        <w:t xml:space="preserve">, M., Fenster, R.J., Laurent, E.S., Ressler, K.J., and Phelps, E.A. (2021). Prefrontal cortex, amygdala, and threat processing: implications for PTSD. </w:t>
      </w:r>
      <w:proofErr w:type="spellStart"/>
      <w:r w:rsidRPr="00BA52D4">
        <w:rPr>
          <w:rFonts w:ascii="Arial" w:hAnsi="Arial" w:cs="Arial"/>
        </w:rPr>
        <w:t>Neuropsychopharmacol</w:t>
      </w:r>
      <w:proofErr w:type="spellEnd"/>
      <w:r w:rsidRPr="00BA52D4">
        <w:rPr>
          <w:rFonts w:ascii="Arial" w:hAnsi="Arial" w:cs="Arial"/>
        </w:rPr>
        <w:t>.</w:t>
      </w:r>
    </w:p>
    <w:p w14:paraId="1C88434D" w14:textId="77777777" w:rsidR="00BA52D4" w:rsidRPr="00BA52D4" w:rsidRDefault="00BA52D4" w:rsidP="00BA52D4">
      <w:pPr>
        <w:pStyle w:val="Bibliography"/>
        <w:rPr>
          <w:rFonts w:ascii="Arial" w:hAnsi="Arial" w:cs="Arial"/>
        </w:rPr>
      </w:pPr>
      <w:r w:rsidRPr="00BA52D4">
        <w:rPr>
          <w:rFonts w:ascii="Arial" w:hAnsi="Arial" w:cs="Arial"/>
        </w:rPr>
        <w:t>17.</w:t>
      </w:r>
      <w:r w:rsidRPr="00BA52D4">
        <w:rPr>
          <w:rFonts w:ascii="Arial" w:hAnsi="Arial" w:cs="Arial"/>
        </w:rPr>
        <w:tab/>
        <w:t xml:space="preserve">Maren, S., Phan, K.L., and </w:t>
      </w:r>
      <w:proofErr w:type="spellStart"/>
      <w:r w:rsidRPr="00BA52D4">
        <w:rPr>
          <w:rFonts w:ascii="Arial" w:hAnsi="Arial" w:cs="Arial"/>
        </w:rPr>
        <w:t>Liberzon</w:t>
      </w:r>
      <w:proofErr w:type="spellEnd"/>
      <w:r w:rsidRPr="00BA52D4">
        <w:rPr>
          <w:rFonts w:ascii="Arial" w:hAnsi="Arial" w:cs="Arial"/>
        </w:rPr>
        <w:t xml:space="preserve">, I. (2013). The contextual brain: Implications for fear conditioning, </w:t>
      </w:r>
      <w:proofErr w:type="gramStart"/>
      <w:r w:rsidRPr="00BA52D4">
        <w:rPr>
          <w:rFonts w:ascii="Arial" w:hAnsi="Arial" w:cs="Arial"/>
        </w:rPr>
        <w:t>extinction</w:t>
      </w:r>
      <w:proofErr w:type="gramEnd"/>
      <w:r w:rsidRPr="00BA52D4">
        <w:rPr>
          <w:rFonts w:ascii="Arial" w:hAnsi="Arial" w:cs="Arial"/>
        </w:rPr>
        <w:t xml:space="preserve"> and psychopathology. Nature Reviews Neuroscience </w:t>
      </w:r>
      <w:r w:rsidRPr="00BA52D4">
        <w:rPr>
          <w:rFonts w:ascii="Arial" w:hAnsi="Arial" w:cs="Arial"/>
          <w:i/>
          <w:iCs/>
        </w:rPr>
        <w:t>14</w:t>
      </w:r>
      <w:r w:rsidRPr="00BA52D4">
        <w:rPr>
          <w:rFonts w:ascii="Arial" w:hAnsi="Arial" w:cs="Arial"/>
        </w:rPr>
        <w:t>, 417–428.</w:t>
      </w:r>
    </w:p>
    <w:p w14:paraId="328A9786" w14:textId="77777777" w:rsidR="00BA52D4" w:rsidRPr="00BA52D4" w:rsidRDefault="00BA52D4" w:rsidP="00BA52D4">
      <w:pPr>
        <w:pStyle w:val="Bibliography"/>
        <w:rPr>
          <w:rFonts w:ascii="Arial" w:hAnsi="Arial" w:cs="Arial"/>
        </w:rPr>
      </w:pPr>
      <w:r w:rsidRPr="00BA52D4">
        <w:rPr>
          <w:rFonts w:ascii="Arial" w:hAnsi="Arial" w:cs="Arial"/>
        </w:rPr>
        <w:t>18.</w:t>
      </w:r>
      <w:r w:rsidRPr="00BA52D4">
        <w:rPr>
          <w:rFonts w:ascii="Arial" w:hAnsi="Arial" w:cs="Arial"/>
        </w:rPr>
        <w:tab/>
        <w:t xml:space="preserve">Milad, M.R., and Quirk, G.J. (2012). Fear Extinction as a Model for Translational Neuroscience: Ten Years of Progress. Annual Review of Psychology </w:t>
      </w:r>
      <w:r w:rsidRPr="00BA52D4">
        <w:rPr>
          <w:rFonts w:ascii="Arial" w:hAnsi="Arial" w:cs="Arial"/>
          <w:i/>
          <w:iCs/>
        </w:rPr>
        <w:t>63</w:t>
      </w:r>
      <w:r w:rsidRPr="00BA52D4">
        <w:rPr>
          <w:rFonts w:ascii="Arial" w:hAnsi="Arial" w:cs="Arial"/>
        </w:rPr>
        <w:t>, 129–151.</w:t>
      </w:r>
    </w:p>
    <w:p w14:paraId="09E3AC27" w14:textId="77777777" w:rsidR="00BA52D4" w:rsidRPr="00BA52D4" w:rsidRDefault="00BA52D4" w:rsidP="00BA52D4">
      <w:pPr>
        <w:pStyle w:val="Bibliography"/>
        <w:rPr>
          <w:rFonts w:ascii="Arial" w:hAnsi="Arial" w:cs="Arial"/>
        </w:rPr>
      </w:pPr>
      <w:r w:rsidRPr="00BA52D4">
        <w:rPr>
          <w:rFonts w:ascii="Arial" w:hAnsi="Arial" w:cs="Arial"/>
        </w:rPr>
        <w:t>19.</w:t>
      </w:r>
      <w:r w:rsidRPr="00BA52D4">
        <w:rPr>
          <w:rFonts w:ascii="Arial" w:hAnsi="Arial" w:cs="Arial"/>
        </w:rPr>
        <w:tab/>
        <w:t xml:space="preserve">Frankland, P.W., Josselyn, S.A., and Köhler, S. (2019). The neurobiological foundation of memory retrieval. Nature Neuroscience </w:t>
      </w:r>
      <w:r w:rsidRPr="00BA52D4">
        <w:rPr>
          <w:rFonts w:ascii="Arial" w:hAnsi="Arial" w:cs="Arial"/>
          <w:i/>
          <w:iCs/>
        </w:rPr>
        <w:t>22</w:t>
      </w:r>
      <w:r w:rsidRPr="00BA52D4">
        <w:rPr>
          <w:rFonts w:ascii="Arial" w:hAnsi="Arial" w:cs="Arial"/>
        </w:rPr>
        <w:t>, 1576–1585.</w:t>
      </w:r>
    </w:p>
    <w:p w14:paraId="7E4FF7AE" w14:textId="77777777" w:rsidR="00BA52D4" w:rsidRPr="00BA52D4" w:rsidRDefault="00BA52D4" w:rsidP="00BA52D4">
      <w:pPr>
        <w:pStyle w:val="Bibliography"/>
        <w:rPr>
          <w:rFonts w:ascii="Arial" w:hAnsi="Arial" w:cs="Arial"/>
        </w:rPr>
      </w:pPr>
      <w:r w:rsidRPr="00BA52D4">
        <w:rPr>
          <w:rFonts w:ascii="Arial" w:hAnsi="Arial" w:cs="Arial"/>
        </w:rPr>
        <w:t>20.</w:t>
      </w:r>
      <w:r w:rsidRPr="00BA52D4">
        <w:rPr>
          <w:rFonts w:ascii="Arial" w:hAnsi="Arial" w:cs="Arial"/>
        </w:rPr>
        <w:tab/>
        <w:t xml:space="preserve">Josselyn, S.A., Köhler, S., and Frankland, P.W. (2015). Finding the engram. Nat Rev </w:t>
      </w:r>
      <w:proofErr w:type="spellStart"/>
      <w:r w:rsidRPr="00BA52D4">
        <w:rPr>
          <w:rFonts w:ascii="Arial" w:hAnsi="Arial" w:cs="Arial"/>
        </w:rPr>
        <w:t>Neurosci</w:t>
      </w:r>
      <w:proofErr w:type="spellEnd"/>
      <w:r w:rsidRPr="00BA52D4">
        <w:rPr>
          <w:rFonts w:ascii="Arial" w:hAnsi="Arial" w:cs="Arial"/>
        </w:rPr>
        <w:t xml:space="preserve"> </w:t>
      </w:r>
      <w:r w:rsidRPr="00BA52D4">
        <w:rPr>
          <w:rFonts w:ascii="Arial" w:hAnsi="Arial" w:cs="Arial"/>
          <w:i/>
          <w:iCs/>
        </w:rPr>
        <w:t>16</w:t>
      </w:r>
      <w:r w:rsidRPr="00BA52D4">
        <w:rPr>
          <w:rFonts w:ascii="Arial" w:hAnsi="Arial" w:cs="Arial"/>
        </w:rPr>
        <w:t>, 521–534.</w:t>
      </w:r>
    </w:p>
    <w:p w14:paraId="5CDDD229" w14:textId="77777777" w:rsidR="00BA52D4" w:rsidRPr="00BA52D4" w:rsidRDefault="00BA52D4" w:rsidP="00BA52D4">
      <w:pPr>
        <w:pStyle w:val="Bibliography"/>
        <w:rPr>
          <w:rFonts w:ascii="Arial" w:hAnsi="Arial" w:cs="Arial"/>
        </w:rPr>
      </w:pPr>
      <w:r w:rsidRPr="00BA52D4">
        <w:rPr>
          <w:rFonts w:ascii="Arial" w:hAnsi="Arial" w:cs="Arial"/>
        </w:rPr>
        <w:t>21.</w:t>
      </w:r>
      <w:r w:rsidRPr="00BA52D4">
        <w:rPr>
          <w:rFonts w:ascii="Arial" w:hAnsi="Arial" w:cs="Arial"/>
        </w:rPr>
        <w:tab/>
        <w:t xml:space="preserve">Burgos-Robles, A., Vidal-Gonzalez, I., and Quirk, G.J. (2009). Sustained conditioned responses in prelimbic prefrontal neurons are correlated with fear expression and extinction failure. Journal of Neuroscience </w:t>
      </w:r>
      <w:r w:rsidRPr="00BA52D4">
        <w:rPr>
          <w:rFonts w:ascii="Arial" w:hAnsi="Arial" w:cs="Arial"/>
          <w:i/>
          <w:iCs/>
        </w:rPr>
        <w:t>29</w:t>
      </w:r>
      <w:r w:rsidRPr="00BA52D4">
        <w:rPr>
          <w:rFonts w:ascii="Arial" w:hAnsi="Arial" w:cs="Arial"/>
        </w:rPr>
        <w:t>, 8474–8482.</w:t>
      </w:r>
    </w:p>
    <w:p w14:paraId="44D443CA" w14:textId="77777777" w:rsidR="00BA52D4" w:rsidRPr="00BA52D4" w:rsidRDefault="00BA52D4" w:rsidP="00BA52D4">
      <w:pPr>
        <w:pStyle w:val="Bibliography"/>
        <w:rPr>
          <w:rFonts w:ascii="Arial" w:hAnsi="Arial" w:cs="Arial"/>
        </w:rPr>
      </w:pPr>
      <w:r w:rsidRPr="00BA52D4">
        <w:rPr>
          <w:rFonts w:ascii="Arial" w:hAnsi="Arial" w:cs="Arial"/>
        </w:rPr>
        <w:t>22.</w:t>
      </w:r>
      <w:r w:rsidRPr="00BA52D4">
        <w:rPr>
          <w:rFonts w:ascii="Arial" w:hAnsi="Arial" w:cs="Arial"/>
        </w:rPr>
        <w:tab/>
        <w:t xml:space="preserve">Burgos-Robles, A., Kimchi, E.Y., </w:t>
      </w:r>
      <w:proofErr w:type="spellStart"/>
      <w:r w:rsidRPr="00BA52D4">
        <w:rPr>
          <w:rFonts w:ascii="Arial" w:hAnsi="Arial" w:cs="Arial"/>
        </w:rPr>
        <w:t>Izadmehr</w:t>
      </w:r>
      <w:proofErr w:type="spellEnd"/>
      <w:r w:rsidRPr="00BA52D4">
        <w:rPr>
          <w:rFonts w:ascii="Arial" w:hAnsi="Arial" w:cs="Arial"/>
        </w:rPr>
        <w:t xml:space="preserve">, E.M., </w:t>
      </w:r>
      <w:proofErr w:type="spellStart"/>
      <w:r w:rsidRPr="00BA52D4">
        <w:rPr>
          <w:rFonts w:ascii="Arial" w:hAnsi="Arial" w:cs="Arial"/>
        </w:rPr>
        <w:t>Porzenheim</w:t>
      </w:r>
      <w:proofErr w:type="spellEnd"/>
      <w:r w:rsidRPr="00BA52D4">
        <w:rPr>
          <w:rFonts w:ascii="Arial" w:hAnsi="Arial" w:cs="Arial"/>
        </w:rPr>
        <w:t>, M.J., Ramos-</w:t>
      </w:r>
      <w:proofErr w:type="spellStart"/>
      <w:r w:rsidRPr="00BA52D4">
        <w:rPr>
          <w:rFonts w:ascii="Arial" w:hAnsi="Arial" w:cs="Arial"/>
        </w:rPr>
        <w:t>Guasp</w:t>
      </w:r>
      <w:proofErr w:type="spellEnd"/>
      <w:r w:rsidRPr="00BA52D4">
        <w:rPr>
          <w:rFonts w:ascii="Arial" w:hAnsi="Arial" w:cs="Arial"/>
        </w:rPr>
        <w:t xml:space="preserve">, W.A., </w:t>
      </w:r>
      <w:proofErr w:type="spellStart"/>
      <w:r w:rsidRPr="00BA52D4">
        <w:rPr>
          <w:rFonts w:ascii="Arial" w:hAnsi="Arial" w:cs="Arial"/>
        </w:rPr>
        <w:t>Nieh</w:t>
      </w:r>
      <w:proofErr w:type="spellEnd"/>
      <w:r w:rsidRPr="00BA52D4">
        <w:rPr>
          <w:rFonts w:ascii="Arial" w:hAnsi="Arial" w:cs="Arial"/>
        </w:rPr>
        <w:t xml:space="preserve">, E.H., Felix-Ortiz, A.C., Namburi, P., </w:t>
      </w:r>
      <w:proofErr w:type="spellStart"/>
      <w:r w:rsidRPr="00BA52D4">
        <w:rPr>
          <w:rFonts w:ascii="Arial" w:hAnsi="Arial" w:cs="Arial"/>
        </w:rPr>
        <w:t>Leppla</w:t>
      </w:r>
      <w:proofErr w:type="spellEnd"/>
      <w:r w:rsidRPr="00BA52D4">
        <w:rPr>
          <w:rFonts w:ascii="Arial" w:hAnsi="Arial" w:cs="Arial"/>
        </w:rPr>
        <w:t xml:space="preserve">, C.A., </w:t>
      </w:r>
      <w:proofErr w:type="spellStart"/>
      <w:r w:rsidRPr="00BA52D4">
        <w:rPr>
          <w:rFonts w:ascii="Arial" w:hAnsi="Arial" w:cs="Arial"/>
        </w:rPr>
        <w:t>Presbrey</w:t>
      </w:r>
      <w:proofErr w:type="spellEnd"/>
      <w:r w:rsidRPr="00BA52D4">
        <w:rPr>
          <w:rFonts w:ascii="Arial" w:hAnsi="Arial" w:cs="Arial"/>
        </w:rPr>
        <w:t xml:space="preserve">, K.N., et al. (2017). Amygdala inputs to prefrontal cortex guide behavior amid conflicting cues of reward and punishment. Nature Neuroscience </w:t>
      </w:r>
      <w:r w:rsidRPr="00BA52D4">
        <w:rPr>
          <w:rFonts w:ascii="Arial" w:hAnsi="Arial" w:cs="Arial"/>
          <w:i/>
          <w:iCs/>
        </w:rPr>
        <w:t>20</w:t>
      </w:r>
      <w:r w:rsidRPr="00BA52D4">
        <w:rPr>
          <w:rFonts w:ascii="Arial" w:hAnsi="Arial" w:cs="Arial"/>
        </w:rPr>
        <w:t>, 824–835.</w:t>
      </w:r>
    </w:p>
    <w:p w14:paraId="1E396E82" w14:textId="77777777" w:rsidR="00BA52D4" w:rsidRPr="00BA52D4" w:rsidRDefault="00BA52D4" w:rsidP="00BA52D4">
      <w:pPr>
        <w:pStyle w:val="Bibliography"/>
        <w:rPr>
          <w:rFonts w:ascii="Arial" w:hAnsi="Arial" w:cs="Arial"/>
        </w:rPr>
      </w:pPr>
      <w:r w:rsidRPr="00BA52D4">
        <w:rPr>
          <w:rFonts w:ascii="Arial" w:hAnsi="Arial" w:cs="Arial"/>
        </w:rPr>
        <w:t>23.</w:t>
      </w:r>
      <w:r w:rsidRPr="00BA52D4">
        <w:rPr>
          <w:rFonts w:ascii="Arial" w:hAnsi="Arial" w:cs="Arial"/>
        </w:rPr>
        <w:tab/>
      </w:r>
      <w:proofErr w:type="spellStart"/>
      <w:r w:rsidRPr="00BA52D4">
        <w:rPr>
          <w:rFonts w:ascii="Arial" w:hAnsi="Arial" w:cs="Arial"/>
        </w:rPr>
        <w:t>Sotres-Bayon</w:t>
      </w:r>
      <w:proofErr w:type="spellEnd"/>
      <w:r w:rsidRPr="00BA52D4">
        <w:rPr>
          <w:rFonts w:ascii="Arial" w:hAnsi="Arial" w:cs="Arial"/>
        </w:rPr>
        <w:t xml:space="preserve">, F., Sierra-Mercado, D., </w:t>
      </w:r>
      <w:proofErr w:type="spellStart"/>
      <w:r w:rsidRPr="00BA52D4">
        <w:rPr>
          <w:rFonts w:ascii="Arial" w:hAnsi="Arial" w:cs="Arial"/>
        </w:rPr>
        <w:t>Pardilla</w:t>
      </w:r>
      <w:proofErr w:type="spellEnd"/>
      <w:r w:rsidRPr="00BA52D4">
        <w:rPr>
          <w:rFonts w:ascii="Arial" w:hAnsi="Arial" w:cs="Arial"/>
        </w:rPr>
        <w:t xml:space="preserve">-Delgado, E., and Quirk, G.J. (2012). Gating of Fear in Prelimbic Cortex by Hippocampal and Amygdala Inputs. Neuron </w:t>
      </w:r>
      <w:r w:rsidRPr="00BA52D4">
        <w:rPr>
          <w:rFonts w:ascii="Arial" w:hAnsi="Arial" w:cs="Arial"/>
          <w:i/>
          <w:iCs/>
        </w:rPr>
        <w:t>76</w:t>
      </w:r>
      <w:r w:rsidRPr="00BA52D4">
        <w:rPr>
          <w:rFonts w:ascii="Arial" w:hAnsi="Arial" w:cs="Arial"/>
        </w:rPr>
        <w:t>, 804–812.</w:t>
      </w:r>
    </w:p>
    <w:p w14:paraId="1C5127B4" w14:textId="77777777" w:rsidR="00BA52D4" w:rsidRPr="00BA52D4" w:rsidRDefault="00BA52D4" w:rsidP="00BA52D4">
      <w:pPr>
        <w:pStyle w:val="Bibliography"/>
        <w:rPr>
          <w:rFonts w:ascii="Arial" w:hAnsi="Arial" w:cs="Arial"/>
        </w:rPr>
      </w:pPr>
      <w:r w:rsidRPr="00BA52D4">
        <w:rPr>
          <w:rFonts w:ascii="Arial" w:hAnsi="Arial" w:cs="Arial"/>
        </w:rPr>
        <w:t>24.</w:t>
      </w:r>
      <w:r w:rsidRPr="00BA52D4">
        <w:rPr>
          <w:rFonts w:ascii="Arial" w:hAnsi="Arial" w:cs="Arial"/>
        </w:rPr>
        <w:tab/>
        <w:t xml:space="preserve">Do-Monte, F.H., Manzano-Nieves, G., </w:t>
      </w:r>
      <w:proofErr w:type="spellStart"/>
      <w:r w:rsidRPr="00BA52D4">
        <w:rPr>
          <w:rFonts w:ascii="Arial" w:hAnsi="Arial" w:cs="Arial"/>
        </w:rPr>
        <w:t>Quiñones-Laracuente</w:t>
      </w:r>
      <w:proofErr w:type="spellEnd"/>
      <w:r w:rsidRPr="00BA52D4">
        <w:rPr>
          <w:rFonts w:ascii="Arial" w:hAnsi="Arial" w:cs="Arial"/>
        </w:rPr>
        <w:t xml:space="preserve">, K., Ramos-Medina, L., and Quirk, G.J. (2015). Revisiting the role of infralimbic cortex in fear extinction with optogenetics. Journal of Neuroscience </w:t>
      </w:r>
      <w:r w:rsidRPr="00BA52D4">
        <w:rPr>
          <w:rFonts w:ascii="Arial" w:hAnsi="Arial" w:cs="Arial"/>
          <w:i/>
          <w:iCs/>
        </w:rPr>
        <w:t>35</w:t>
      </w:r>
      <w:r w:rsidRPr="00BA52D4">
        <w:rPr>
          <w:rFonts w:ascii="Arial" w:hAnsi="Arial" w:cs="Arial"/>
        </w:rPr>
        <w:t>, 3607–3615.</w:t>
      </w:r>
    </w:p>
    <w:p w14:paraId="706CD9E3" w14:textId="77777777" w:rsidR="00BA52D4" w:rsidRPr="00BA52D4" w:rsidRDefault="00BA52D4" w:rsidP="00BA52D4">
      <w:pPr>
        <w:pStyle w:val="Bibliography"/>
        <w:rPr>
          <w:rFonts w:ascii="Arial" w:hAnsi="Arial" w:cs="Arial"/>
        </w:rPr>
      </w:pPr>
      <w:r w:rsidRPr="00BA52D4">
        <w:rPr>
          <w:rFonts w:ascii="Arial" w:hAnsi="Arial" w:cs="Arial"/>
        </w:rPr>
        <w:lastRenderedPageBreak/>
        <w:t>25.</w:t>
      </w:r>
      <w:r w:rsidRPr="00BA52D4">
        <w:rPr>
          <w:rFonts w:ascii="Arial" w:hAnsi="Arial" w:cs="Arial"/>
        </w:rPr>
        <w:tab/>
      </w:r>
      <w:proofErr w:type="spellStart"/>
      <w:r w:rsidRPr="00BA52D4">
        <w:rPr>
          <w:rFonts w:ascii="Arial" w:hAnsi="Arial" w:cs="Arial"/>
        </w:rPr>
        <w:t>Klavir</w:t>
      </w:r>
      <w:proofErr w:type="spellEnd"/>
      <w:r w:rsidRPr="00BA52D4">
        <w:rPr>
          <w:rFonts w:ascii="Arial" w:hAnsi="Arial" w:cs="Arial"/>
        </w:rPr>
        <w:t xml:space="preserve">, O., </w:t>
      </w:r>
      <w:proofErr w:type="spellStart"/>
      <w:r w:rsidRPr="00BA52D4">
        <w:rPr>
          <w:rFonts w:ascii="Arial" w:hAnsi="Arial" w:cs="Arial"/>
        </w:rPr>
        <w:t>Prigge</w:t>
      </w:r>
      <w:proofErr w:type="spellEnd"/>
      <w:r w:rsidRPr="00BA52D4">
        <w:rPr>
          <w:rFonts w:ascii="Arial" w:hAnsi="Arial" w:cs="Arial"/>
        </w:rPr>
        <w:t xml:space="preserve">, M., </w:t>
      </w:r>
      <w:proofErr w:type="spellStart"/>
      <w:r w:rsidRPr="00BA52D4">
        <w:rPr>
          <w:rFonts w:ascii="Arial" w:hAnsi="Arial" w:cs="Arial"/>
        </w:rPr>
        <w:t>Sarel</w:t>
      </w:r>
      <w:proofErr w:type="spellEnd"/>
      <w:r w:rsidRPr="00BA52D4">
        <w:rPr>
          <w:rFonts w:ascii="Arial" w:hAnsi="Arial" w:cs="Arial"/>
        </w:rPr>
        <w:t xml:space="preserve">, A., Paz, R., and </w:t>
      </w:r>
      <w:proofErr w:type="spellStart"/>
      <w:r w:rsidRPr="00BA52D4">
        <w:rPr>
          <w:rFonts w:ascii="Arial" w:hAnsi="Arial" w:cs="Arial"/>
        </w:rPr>
        <w:t>Yizhar</w:t>
      </w:r>
      <w:proofErr w:type="spellEnd"/>
      <w:r w:rsidRPr="00BA52D4">
        <w:rPr>
          <w:rFonts w:ascii="Arial" w:hAnsi="Arial" w:cs="Arial"/>
        </w:rPr>
        <w:t xml:space="preserve">, O. (2017). Manipulating fear associations via optogenetic modulation of amygdala inputs to prefrontal cortex. Nature Neuroscience </w:t>
      </w:r>
      <w:r w:rsidRPr="00BA52D4">
        <w:rPr>
          <w:rFonts w:ascii="Arial" w:hAnsi="Arial" w:cs="Arial"/>
          <w:i/>
          <w:iCs/>
        </w:rPr>
        <w:t>20</w:t>
      </w:r>
      <w:r w:rsidRPr="00BA52D4">
        <w:rPr>
          <w:rFonts w:ascii="Arial" w:hAnsi="Arial" w:cs="Arial"/>
        </w:rPr>
        <w:t>, 836–844.</w:t>
      </w:r>
    </w:p>
    <w:p w14:paraId="1AEFCDD5" w14:textId="77777777" w:rsidR="00BA52D4" w:rsidRPr="00BA52D4" w:rsidRDefault="00BA52D4" w:rsidP="00BA52D4">
      <w:pPr>
        <w:pStyle w:val="Bibliography"/>
        <w:rPr>
          <w:rFonts w:ascii="Arial" w:hAnsi="Arial" w:cs="Arial"/>
        </w:rPr>
      </w:pPr>
      <w:r w:rsidRPr="00BA52D4">
        <w:rPr>
          <w:rFonts w:ascii="Arial" w:hAnsi="Arial" w:cs="Arial"/>
        </w:rPr>
        <w:t>26.</w:t>
      </w:r>
      <w:r w:rsidRPr="00BA52D4">
        <w:rPr>
          <w:rFonts w:ascii="Arial" w:hAnsi="Arial" w:cs="Arial"/>
        </w:rPr>
        <w:tab/>
        <w:t xml:space="preserve">Milad, M.R., and Quirk, G.J. (2002). Neurons in medial prefrontal cortex signal memory for fear extinction. Nature </w:t>
      </w:r>
      <w:r w:rsidRPr="00BA52D4">
        <w:rPr>
          <w:rFonts w:ascii="Arial" w:hAnsi="Arial" w:cs="Arial"/>
          <w:i/>
          <w:iCs/>
        </w:rPr>
        <w:t>420</w:t>
      </w:r>
      <w:r w:rsidRPr="00BA52D4">
        <w:rPr>
          <w:rFonts w:ascii="Arial" w:hAnsi="Arial" w:cs="Arial"/>
        </w:rPr>
        <w:t>, 70–74.</w:t>
      </w:r>
    </w:p>
    <w:p w14:paraId="7CB81B4C" w14:textId="77777777" w:rsidR="00BA52D4" w:rsidRPr="00BA52D4" w:rsidRDefault="00BA52D4" w:rsidP="00BA52D4">
      <w:pPr>
        <w:pStyle w:val="Bibliography"/>
        <w:rPr>
          <w:rFonts w:ascii="Arial" w:hAnsi="Arial" w:cs="Arial"/>
        </w:rPr>
      </w:pPr>
      <w:r w:rsidRPr="00BA52D4">
        <w:rPr>
          <w:rFonts w:ascii="Arial" w:hAnsi="Arial" w:cs="Arial"/>
        </w:rPr>
        <w:t>27.</w:t>
      </w:r>
      <w:r w:rsidRPr="00BA52D4">
        <w:rPr>
          <w:rFonts w:ascii="Arial" w:hAnsi="Arial" w:cs="Arial"/>
        </w:rPr>
        <w:tab/>
        <w:t xml:space="preserve">Marek, R., </w:t>
      </w:r>
      <w:proofErr w:type="spellStart"/>
      <w:r w:rsidRPr="00BA52D4">
        <w:rPr>
          <w:rFonts w:ascii="Arial" w:hAnsi="Arial" w:cs="Arial"/>
        </w:rPr>
        <w:t>Jin</w:t>
      </w:r>
      <w:proofErr w:type="spellEnd"/>
      <w:r w:rsidRPr="00BA52D4">
        <w:rPr>
          <w:rFonts w:ascii="Arial" w:hAnsi="Arial" w:cs="Arial"/>
        </w:rPr>
        <w:t xml:space="preserve">, J., Goode, T.D., </w:t>
      </w:r>
      <w:proofErr w:type="spellStart"/>
      <w:r w:rsidRPr="00BA52D4">
        <w:rPr>
          <w:rFonts w:ascii="Arial" w:hAnsi="Arial" w:cs="Arial"/>
        </w:rPr>
        <w:t>Giustino</w:t>
      </w:r>
      <w:proofErr w:type="spellEnd"/>
      <w:r w:rsidRPr="00BA52D4">
        <w:rPr>
          <w:rFonts w:ascii="Arial" w:hAnsi="Arial" w:cs="Arial"/>
        </w:rPr>
        <w:t xml:space="preserve">, T.F., Wang, Q., Acca, G.M., </w:t>
      </w:r>
      <w:proofErr w:type="spellStart"/>
      <w:r w:rsidRPr="00BA52D4">
        <w:rPr>
          <w:rFonts w:ascii="Arial" w:hAnsi="Arial" w:cs="Arial"/>
        </w:rPr>
        <w:t>Holehonnur</w:t>
      </w:r>
      <w:proofErr w:type="spellEnd"/>
      <w:r w:rsidRPr="00BA52D4">
        <w:rPr>
          <w:rFonts w:ascii="Arial" w:hAnsi="Arial" w:cs="Arial"/>
        </w:rPr>
        <w:t xml:space="preserve">, R., </w:t>
      </w:r>
      <w:proofErr w:type="spellStart"/>
      <w:r w:rsidRPr="00BA52D4">
        <w:rPr>
          <w:rFonts w:ascii="Arial" w:hAnsi="Arial" w:cs="Arial"/>
        </w:rPr>
        <w:t>Ploski</w:t>
      </w:r>
      <w:proofErr w:type="spellEnd"/>
      <w:r w:rsidRPr="00BA52D4">
        <w:rPr>
          <w:rFonts w:ascii="Arial" w:hAnsi="Arial" w:cs="Arial"/>
        </w:rPr>
        <w:t xml:space="preserve">, J.E., Fitzgerald, P.J., </w:t>
      </w:r>
      <w:proofErr w:type="spellStart"/>
      <w:r w:rsidRPr="00BA52D4">
        <w:rPr>
          <w:rFonts w:ascii="Arial" w:hAnsi="Arial" w:cs="Arial"/>
        </w:rPr>
        <w:t>Lynagh</w:t>
      </w:r>
      <w:proofErr w:type="spellEnd"/>
      <w:r w:rsidRPr="00BA52D4">
        <w:rPr>
          <w:rFonts w:ascii="Arial" w:hAnsi="Arial" w:cs="Arial"/>
        </w:rPr>
        <w:t xml:space="preserve">, T., et al. (2018). Hippocampus-driven feed-forward inhibition of the prefrontal cortex mediates relapse of extinguished fear. Nature Neuroscience </w:t>
      </w:r>
      <w:r w:rsidRPr="00BA52D4">
        <w:rPr>
          <w:rFonts w:ascii="Arial" w:hAnsi="Arial" w:cs="Arial"/>
          <w:i/>
          <w:iCs/>
        </w:rPr>
        <w:t>21</w:t>
      </w:r>
      <w:r w:rsidRPr="00BA52D4">
        <w:rPr>
          <w:rFonts w:ascii="Arial" w:hAnsi="Arial" w:cs="Arial"/>
        </w:rPr>
        <w:t>, 384–392.</w:t>
      </w:r>
    </w:p>
    <w:p w14:paraId="3DFC3848" w14:textId="77777777" w:rsidR="00BA52D4" w:rsidRPr="00BA52D4" w:rsidRDefault="00BA52D4" w:rsidP="00BA52D4">
      <w:pPr>
        <w:pStyle w:val="Bibliography"/>
        <w:rPr>
          <w:rFonts w:ascii="Arial" w:hAnsi="Arial" w:cs="Arial"/>
        </w:rPr>
      </w:pPr>
      <w:r w:rsidRPr="00BA52D4">
        <w:rPr>
          <w:rFonts w:ascii="Arial" w:hAnsi="Arial" w:cs="Arial"/>
        </w:rPr>
        <w:t>28.</w:t>
      </w:r>
      <w:r w:rsidRPr="00BA52D4">
        <w:rPr>
          <w:rFonts w:ascii="Arial" w:hAnsi="Arial" w:cs="Arial"/>
        </w:rPr>
        <w:tab/>
        <w:t xml:space="preserve">Fullana, M.A., Harrison, B.J., Soriano-Mas, C., </w:t>
      </w:r>
      <w:proofErr w:type="spellStart"/>
      <w:r w:rsidRPr="00BA52D4">
        <w:rPr>
          <w:rFonts w:ascii="Arial" w:hAnsi="Arial" w:cs="Arial"/>
        </w:rPr>
        <w:t>Vervliet</w:t>
      </w:r>
      <w:proofErr w:type="spellEnd"/>
      <w:r w:rsidRPr="00BA52D4">
        <w:rPr>
          <w:rFonts w:ascii="Arial" w:hAnsi="Arial" w:cs="Arial"/>
        </w:rPr>
        <w:t xml:space="preserve">, B., </w:t>
      </w:r>
      <w:proofErr w:type="spellStart"/>
      <w:r w:rsidRPr="00BA52D4">
        <w:rPr>
          <w:rFonts w:ascii="Arial" w:hAnsi="Arial" w:cs="Arial"/>
        </w:rPr>
        <w:t>Cardoner</w:t>
      </w:r>
      <w:proofErr w:type="spellEnd"/>
      <w:r w:rsidRPr="00BA52D4">
        <w:rPr>
          <w:rFonts w:ascii="Arial" w:hAnsi="Arial" w:cs="Arial"/>
        </w:rPr>
        <w:t xml:space="preserve">, N., </w:t>
      </w:r>
      <w:proofErr w:type="spellStart"/>
      <w:r w:rsidRPr="00BA52D4">
        <w:rPr>
          <w:rFonts w:ascii="Arial" w:hAnsi="Arial" w:cs="Arial"/>
        </w:rPr>
        <w:t>Àvila-Parcet</w:t>
      </w:r>
      <w:proofErr w:type="spellEnd"/>
      <w:r w:rsidRPr="00BA52D4">
        <w:rPr>
          <w:rFonts w:ascii="Arial" w:hAnsi="Arial" w:cs="Arial"/>
        </w:rPr>
        <w:t xml:space="preserve">, A., and </w:t>
      </w:r>
      <w:proofErr w:type="spellStart"/>
      <w:r w:rsidRPr="00BA52D4">
        <w:rPr>
          <w:rFonts w:ascii="Arial" w:hAnsi="Arial" w:cs="Arial"/>
        </w:rPr>
        <w:t>Radua</w:t>
      </w:r>
      <w:proofErr w:type="spellEnd"/>
      <w:r w:rsidRPr="00BA52D4">
        <w:rPr>
          <w:rFonts w:ascii="Arial" w:hAnsi="Arial" w:cs="Arial"/>
        </w:rPr>
        <w:t xml:space="preserve">, J. (2016). Neural signatures of human fear conditioning: An updated and extended meta-analysis of fMRI studies. Molecular Psychiatry </w:t>
      </w:r>
      <w:r w:rsidRPr="00BA52D4">
        <w:rPr>
          <w:rFonts w:ascii="Arial" w:hAnsi="Arial" w:cs="Arial"/>
          <w:i/>
          <w:iCs/>
        </w:rPr>
        <w:t>21</w:t>
      </w:r>
      <w:r w:rsidRPr="00BA52D4">
        <w:rPr>
          <w:rFonts w:ascii="Arial" w:hAnsi="Arial" w:cs="Arial"/>
        </w:rPr>
        <w:t>, 500–508.</w:t>
      </w:r>
    </w:p>
    <w:p w14:paraId="1007FDCC" w14:textId="77777777" w:rsidR="00BA52D4" w:rsidRPr="00BA52D4" w:rsidRDefault="00BA52D4" w:rsidP="00BA52D4">
      <w:pPr>
        <w:pStyle w:val="Bibliography"/>
        <w:rPr>
          <w:rFonts w:ascii="Arial" w:hAnsi="Arial" w:cs="Arial"/>
        </w:rPr>
      </w:pPr>
      <w:r w:rsidRPr="00BA52D4">
        <w:rPr>
          <w:rFonts w:ascii="Arial" w:hAnsi="Arial" w:cs="Arial"/>
        </w:rPr>
        <w:t>29.</w:t>
      </w:r>
      <w:r w:rsidRPr="00BA52D4">
        <w:rPr>
          <w:rFonts w:ascii="Arial" w:hAnsi="Arial" w:cs="Arial"/>
        </w:rPr>
        <w:tab/>
        <w:t xml:space="preserve">Harrison, B.J., Fullana, M.A., Via, E., Soriano-Mas, C., </w:t>
      </w:r>
      <w:proofErr w:type="spellStart"/>
      <w:r w:rsidRPr="00BA52D4">
        <w:rPr>
          <w:rFonts w:ascii="Arial" w:hAnsi="Arial" w:cs="Arial"/>
        </w:rPr>
        <w:t>Vervliet</w:t>
      </w:r>
      <w:proofErr w:type="spellEnd"/>
      <w:r w:rsidRPr="00BA52D4">
        <w:rPr>
          <w:rFonts w:ascii="Arial" w:hAnsi="Arial" w:cs="Arial"/>
        </w:rPr>
        <w:t>, B., Martínez-</w:t>
      </w:r>
      <w:proofErr w:type="spellStart"/>
      <w:r w:rsidRPr="00BA52D4">
        <w:rPr>
          <w:rFonts w:ascii="Arial" w:hAnsi="Arial" w:cs="Arial"/>
        </w:rPr>
        <w:t>Zalacaín</w:t>
      </w:r>
      <w:proofErr w:type="spellEnd"/>
      <w:r w:rsidRPr="00BA52D4">
        <w:rPr>
          <w:rFonts w:ascii="Arial" w:hAnsi="Arial" w:cs="Arial"/>
        </w:rPr>
        <w:t xml:space="preserve">, I., Pujol, J., Davey, C.G., Kircher, T., </w:t>
      </w:r>
      <w:proofErr w:type="spellStart"/>
      <w:r w:rsidRPr="00BA52D4">
        <w:rPr>
          <w:rFonts w:ascii="Arial" w:hAnsi="Arial" w:cs="Arial"/>
        </w:rPr>
        <w:t>Straube</w:t>
      </w:r>
      <w:proofErr w:type="spellEnd"/>
      <w:r w:rsidRPr="00BA52D4">
        <w:rPr>
          <w:rFonts w:ascii="Arial" w:hAnsi="Arial" w:cs="Arial"/>
        </w:rPr>
        <w:t xml:space="preserve">, B., et al. (2017). Human ventromedial prefrontal cortex and the positive affective processing of safety signals. </w:t>
      </w:r>
      <w:proofErr w:type="spellStart"/>
      <w:r w:rsidRPr="00BA52D4">
        <w:rPr>
          <w:rFonts w:ascii="Arial" w:hAnsi="Arial" w:cs="Arial"/>
        </w:rPr>
        <w:t>NeuroImage</w:t>
      </w:r>
      <w:proofErr w:type="spellEnd"/>
      <w:r w:rsidRPr="00BA52D4">
        <w:rPr>
          <w:rFonts w:ascii="Arial" w:hAnsi="Arial" w:cs="Arial"/>
        </w:rPr>
        <w:t xml:space="preserve"> </w:t>
      </w:r>
      <w:r w:rsidRPr="00BA52D4">
        <w:rPr>
          <w:rFonts w:ascii="Arial" w:hAnsi="Arial" w:cs="Arial"/>
          <w:i/>
          <w:iCs/>
        </w:rPr>
        <w:t>152</w:t>
      </w:r>
      <w:r w:rsidRPr="00BA52D4">
        <w:rPr>
          <w:rFonts w:ascii="Arial" w:hAnsi="Arial" w:cs="Arial"/>
        </w:rPr>
        <w:t>, 12–18.</w:t>
      </w:r>
    </w:p>
    <w:p w14:paraId="1DA03435" w14:textId="77777777" w:rsidR="00BA52D4" w:rsidRPr="00BA52D4" w:rsidRDefault="00BA52D4" w:rsidP="00BA52D4">
      <w:pPr>
        <w:pStyle w:val="Bibliography"/>
        <w:rPr>
          <w:rFonts w:ascii="Arial" w:hAnsi="Arial" w:cs="Arial"/>
        </w:rPr>
      </w:pPr>
      <w:r w:rsidRPr="00BA52D4">
        <w:rPr>
          <w:rFonts w:ascii="Arial" w:hAnsi="Arial" w:cs="Arial"/>
        </w:rPr>
        <w:t>30.</w:t>
      </w:r>
      <w:r w:rsidRPr="00BA52D4">
        <w:rPr>
          <w:rFonts w:ascii="Arial" w:hAnsi="Arial" w:cs="Arial"/>
        </w:rPr>
        <w:tab/>
        <w:t xml:space="preserve">Milad, M.R., Quinn, B.T., Pitman, R.K., Orr, S.P., </w:t>
      </w:r>
      <w:proofErr w:type="spellStart"/>
      <w:r w:rsidRPr="00BA52D4">
        <w:rPr>
          <w:rFonts w:ascii="Arial" w:hAnsi="Arial" w:cs="Arial"/>
        </w:rPr>
        <w:t>Fischl</w:t>
      </w:r>
      <w:proofErr w:type="spellEnd"/>
      <w:r w:rsidRPr="00BA52D4">
        <w:rPr>
          <w:rFonts w:ascii="Arial" w:hAnsi="Arial" w:cs="Arial"/>
        </w:rPr>
        <w:t xml:space="preserve">, B., and Rauch, S.L. (2005). Thickness of ventromedial prefrontal cortex in humans is correlated with extinction memory. PNAS </w:t>
      </w:r>
      <w:r w:rsidRPr="00BA52D4">
        <w:rPr>
          <w:rFonts w:ascii="Arial" w:hAnsi="Arial" w:cs="Arial"/>
          <w:i/>
          <w:iCs/>
        </w:rPr>
        <w:t>102</w:t>
      </w:r>
      <w:r w:rsidRPr="00BA52D4">
        <w:rPr>
          <w:rFonts w:ascii="Arial" w:hAnsi="Arial" w:cs="Arial"/>
        </w:rPr>
        <w:t>, 10706–10711.</w:t>
      </w:r>
    </w:p>
    <w:p w14:paraId="25FF9877" w14:textId="77777777" w:rsidR="00BA52D4" w:rsidRPr="00BA52D4" w:rsidRDefault="00BA52D4" w:rsidP="00BA52D4">
      <w:pPr>
        <w:pStyle w:val="Bibliography"/>
        <w:rPr>
          <w:rFonts w:ascii="Arial" w:hAnsi="Arial" w:cs="Arial"/>
        </w:rPr>
      </w:pPr>
      <w:r w:rsidRPr="00BA52D4">
        <w:rPr>
          <w:rFonts w:ascii="Arial" w:hAnsi="Arial" w:cs="Arial"/>
        </w:rPr>
        <w:t>31.</w:t>
      </w:r>
      <w:r w:rsidRPr="00BA52D4">
        <w:rPr>
          <w:rFonts w:ascii="Arial" w:hAnsi="Arial" w:cs="Arial"/>
        </w:rPr>
        <w:tab/>
        <w:t xml:space="preserve">Fullana, M.A., </w:t>
      </w:r>
      <w:proofErr w:type="spellStart"/>
      <w:r w:rsidRPr="00BA52D4">
        <w:rPr>
          <w:rFonts w:ascii="Arial" w:hAnsi="Arial" w:cs="Arial"/>
        </w:rPr>
        <w:t>Albajes-Eizagirre</w:t>
      </w:r>
      <w:proofErr w:type="spellEnd"/>
      <w:r w:rsidRPr="00BA52D4">
        <w:rPr>
          <w:rFonts w:ascii="Arial" w:hAnsi="Arial" w:cs="Arial"/>
        </w:rPr>
        <w:t xml:space="preserve">, A., Soriano-Mas, C., </w:t>
      </w:r>
      <w:proofErr w:type="spellStart"/>
      <w:r w:rsidRPr="00BA52D4">
        <w:rPr>
          <w:rFonts w:ascii="Arial" w:hAnsi="Arial" w:cs="Arial"/>
        </w:rPr>
        <w:t>Vervliet</w:t>
      </w:r>
      <w:proofErr w:type="spellEnd"/>
      <w:r w:rsidRPr="00BA52D4">
        <w:rPr>
          <w:rFonts w:ascii="Arial" w:hAnsi="Arial" w:cs="Arial"/>
        </w:rPr>
        <w:t xml:space="preserve">, B., </w:t>
      </w:r>
      <w:proofErr w:type="spellStart"/>
      <w:r w:rsidRPr="00BA52D4">
        <w:rPr>
          <w:rFonts w:ascii="Arial" w:hAnsi="Arial" w:cs="Arial"/>
        </w:rPr>
        <w:t>Cardoner</w:t>
      </w:r>
      <w:proofErr w:type="spellEnd"/>
      <w:r w:rsidRPr="00BA52D4">
        <w:rPr>
          <w:rFonts w:ascii="Arial" w:hAnsi="Arial" w:cs="Arial"/>
        </w:rPr>
        <w:t xml:space="preserve">, N., Benet, O., </w:t>
      </w:r>
      <w:proofErr w:type="spellStart"/>
      <w:r w:rsidRPr="00BA52D4">
        <w:rPr>
          <w:rFonts w:ascii="Arial" w:hAnsi="Arial" w:cs="Arial"/>
        </w:rPr>
        <w:t>Radua</w:t>
      </w:r>
      <w:proofErr w:type="spellEnd"/>
      <w:r w:rsidRPr="00BA52D4">
        <w:rPr>
          <w:rFonts w:ascii="Arial" w:hAnsi="Arial" w:cs="Arial"/>
        </w:rPr>
        <w:t xml:space="preserve">, J., and Harrison, B.J. (2018). Fear extinction in the human brain: a meta-analysis of fMRI studies in healthy participants. Neuroscience &amp; Biobehavioral Reviews </w:t>
      </w:r>
      <w:r w:rsidRPr="00BA52D4">
        <w:rPr>
          <w:rFonts w:ascii="Arial" w:hAnsi="Arial" w:cs="Arial"/>
          <w:i/>
          <w:iCs/>
        </w:rPr>
        <w:t>88</w:t>
      </w:r>
      <w:r w:rsidRPr="00BA52D4">
        <w:rPr>
          <w:rFonts w:ascii="Arial" w:hAnsi="Arial" w:cs="Arial"/>
        </w:rPr>
        <w:t>, 16–25.</w:t>
      </w:r>
    </w:p>
    <w:p w14:paraId="5988E472" w14:textId="77777777" w:rsidR="00BA52D4" w:rsidRPr="00BA52D4" w:rsidRDefault="00BA52D4" w:rsidP="00BA52D4">
      <w:pPr>
        <w:pStyle w:val="Bibliography"/>
        <w:rPr>
          <w:rFonts w:ascii="Arial" w:hAnsi="Arial" w:cs="Arial"/>
        </w:rPr>
      </w:pPr>
      <w:r w:rsidRPr="00BA52D4">
        <w:rPr>
          <w:rFonts w:ascii="Arial" w:hAnsi="Arial" w:cs="Arial"/>
        </w:rPr>
        <w:t>32.</w:t>
      </w:r>
      <w:r w:rsidRPr="00BA52D4">
        <w:rPr>
          <w:rFonts w:ascii="Arial" w:hAnsi="Arial" w:cs="Arial"/>
        </w:rPr>
        <w:tab/>
      </w:r>
      <w:proofErr w:type="spellStart"/>
      <w:r w:rsidRPr="00BA52D4">
        <w:rPr>
          <w:rFonts w:ascii="Arial" w:hAnsi="Arial" w:cs="Arial"/>
        </w:rPr>
        <w:t>Lacagnina</w:t>
      </w:r>
      <w:proofErr w:type="spellEnd"/>
      <w:r w:rsidRPr="00BA52D4">
        <w:rPr>
          <w:rFonts w:ascii="Arial" w:hAnsi="Arial" w:cs="Arial"/>
        </w:rPr>
        <w:t xml:space="preserve">, A.F., Brockway, E.T., </w:t>
      </w:r>
      <w:proofErr w:type="spellStart"/>
      <w:r w:rsidRPr="00BA52D4">
        <w:rPr>
          <w:rFonts w:ascii="Arial" w:hAnsi="Arial" w:cs="Arial"/>
        </w:rPr>
        <w:t>Crovetti</w:t>
      </w:r>
      <w:proofErr w:type="spellEnd"/>
      <w:r w:rsidRPr="00BA52D4">
        <w:rPr>
          <w:rFonts w:ascii="Arial" w:hAnsi="Arial" w:cs="Arial"/>
        </w:rPr>
        <w:t xml:space="preserve">, C.R., Shue, F., McCarty, M.J., Sattler, K.P., Lim, S.C., Santos, S.L., Denny, C.A., and Drew, M.R. (2019). Distinct hippocampal engrams control extinction and relapse of fear memory. Nature Neuroscience </w:t>
      </w:r>
      <w:r w:rsidRPr="00BA52D4">
        <w:rPr>
          <w:rFonts w:ascii="Arial" w:hAnsi="Arial" w:cs="Arial"/>
          <w:i/>
          <w:iCs/>
        </w:rPr>
        <w:t>22</w:t>
      </w:r>
      <w:r w:rsidRPr="00BA52D4">
        <w:rPr>
          <w:rFonts w:ascii="Arial" w:hAnsi="Arial" w:cs="Arial"/>
        </w:rPr>
        <w:t>, 753–761.</w:t>
      </w:r>
    </w:p>
    <w:p w14:paraId="73B0D3BC" w14:textId="77777777" w:rsidR="00BA52D4" w:rsidRPr="00BA52D4" w:rsidRDefault="00BA52D4" w:rsidP="00BA52D4">
      <w:pPr>
        <w:pStyle w:val="Bibliography"/>
        <w:rPr>
          <w:rFonts w:ascii="Arial" w:hAnsi="Arial" w:cs="Arial"/>
        </w:rPr>
      </w:pPr>
      <w:r w:rsidRPr="00BA52D4">
        <w:rPr>
          <w:rFonts w:ascii="Arial" w:hAnsi="Arial" w:cs="Arial"/>
        </w:rPr>
        <w:t>33.</w:t>
      </w:r>
      <w:r w:rsidRPr="00BA52D4">
        <w:rPr>
          <w:rFonts w:ascii="Arial" w:hAnsi="Arial" w:cs="Arial"/>
        </w:rPr>
        <w:tab/>
        <w:t xml:space="preserve">Johnson, J.D., McDuff, S.G.R., Rugg, M.D., and Norman, K.A. (2009). Recollection, Familiarity, and Cortical Reinstatement: A Multivoxel Pattern Analysis. Neuron </w:t>
      </w:r>
      <w:r w:rsidRPr="00BA52D4">
        <w:rPr>
          <w:rFonts w:ascii="Arial" w:hAnsi="Arial" w:cs="Arial"/>
          <w:i/>
          <w:iCs/>
        </w:rPr>
        <w:t>63</w:t>
      </w:r>
      <w:r w:rsidRPr="00BA52D4">
        <w:rPr>
          <w:rFonts w:ascii="Arial" w:hAnsi="Arial" w:cs="Arial"/>
        </w:rPr>
        <w:t>, 697–708.</w:t>
      </w:r>
    </w:p>
    <w:p w14:paraId="61B7C9D5" w14:textId="77777777" w:rsidR="00BA52D4" w:rsidRPr="00BA52D4" w:rsidRDefault="00BA52D4" w:rsidP="00BA52D4">
      <w:pPr>
        <w:pStyle w:val="Bibliography"/>
        <w:rPr>
          <w:rFonts w:ascii="Arial" w:hAnsi="Arial" w:cs="Arial"/>
        </w:rPr>
      </w:pPr>
      <w:r w:rsidRPr="00BA52D4">
        <w:rPr>
          <w:rFonts w:ascii="Arial" w:hAnsi="Arial" w:cs="Arial"/>
        </w:rPr>
        <w:t>34.</w:t>
      </w:r>
      <w:r w:rsidRPr="00BA52D4">
        <w:rPr>
          <w:rFonts w:ascii="Arial" w:hAnsi="Arial" w:cs="Arial"/>
        </w:rPr>
        <w:tab/>
      </w:r>
      <w:proofErr w:type="spellStart"/>
      <w:r w:rsidRPr="00BA52D4">
        <w:rPr>
          <w:rFonts w:ascii="Arial" w:hAnsi="Arial" w:cs="Arial"/>
        </w:rPr>
        <w:t>Polyn</w:t>
      </w:r>
      <w:proofErr w:type="spellEnd"/>
      <w:r w:rsidRPr="00BA52D4">
        <w:rPr>
          <w:rFonts w:ascii="Arial" w:hAnsi="Arial" w:cs="Arial"/>
        </w:rPr>
        <w:t xml:space="preserve">, S.M., </w:t>
      </w:r>
      <w:proofErr w:type="spellStart"/>
      <w:r w:rsidRPr="00BA52D4">
        <w:rPr>
          <w:rFonts w:ascii="Arial" w:hAnsi="Arial" w:cs="Arial"/>
        </w:rPr>
        <w:t>Natu</w:t>
      </w:r>
      <w:proofErr w:type="spellEnd"/>
      <w:r w:rsidRPr="00BA52D4">
        <w:rPr>
          <w:rFonts w:ascii="Arial" w:hAnsi="Arial" w:cs="Arial"/>
        </w:rPr>
        <w:t xml:space="preserve">, V.S., Cohen, J.D., and Norman, K.A. (2005). Category-specific cortical activity precedes retrieval during memory search. Science </w:t>
      </w:r>
      <w:r w:rsidRPr="00BA52D4">
        <w:rPr>
          <w:rFonts w:ascii="Arial" w:hAnsi="Arial" w:cs="Arial"/>
          <w:i/>
          <w:iCs/>
        </w:rPr>
        <w:t>310</w:t>
      </w:r>
      <w:r w:rsidRPr="00BA52D4">
        <w:rPr>
          <w:rFonts w:ascii="Arial" w:hAnsi="Arial" w:cs="Arial"/>
        </w:rPr>
        <w:t>, 1963–1966.</w:t>
      </w:r>
    </w:p>
    <w:p w14:paraId="62C6D801" w14:textId="77777777" w:rsidR="00BA52D4" w:rsidRPr="00BA52D4" w:rsidRDefault="00BA52D4" w:rsidP="00BA52D4">
      <w:pPr>
        <w:pStyle w:val="Bibliography"/>
        <w:rPr>
          <w:rFonts w:ascii="Arial" w:hAnsi="Arial" w:cs="Arial"/>
        </w:rPr>
      </w:pPr>
      <w:r w:rsidRPr="00BA52D4">
        <w:rPr>
          <w:rFonts w:ascii="Arial" w:hAnsi="Arial" w:cs="Arial"/>
        </w:rPr>
        <w:t>35.</w:t>
      </w:r>
      <w:r w:rsidRPr="00BA52D4">
        <w:rPr>
          <w:rFonts w:ascii="Arial" w:hAnsi="Arial" w:cs="Arial"/>
        </w:rPr>
        <w:tab/>
        <w:t xml:space="preserve">Ritchey, M., Wing, E.A., </w:t>
      </w:r>
      <w:proofErr w:type="spellStart"/>
      <w:r w:rsidRPr="00BA52D4">
        <w:rPr>
          <w:rFonts w:ascii="Arial" w:hAnsi="Arial" w:cs="Arial"/>
        </w:rPr>
        <w:t>LaBar</w:t>
      </w:r>
      <w:proofErr w:type="spellEnd"/>
      <w:r w:rsidRPr="00BA52D4">
        <w:rPr>
          <w:rFonts w:ascii="Arial" w:hAnsi="Arial" w:cs="Arial"/>
        </w:rPr>
        <w:t xml:space="preserve">, K.S., and Cabeza, R. (2013). Neural Similarity Between Encoding and Retrieval is Related to Memory Via Hippocampal Interactions. Cerebral Cortex </w:t>
      </w:r>
      <w:r w:rsidRPr="00BA52D4">
        <w:rPr>
          <w:rFonts w:ascii="Arial" w:hAnsi="Arial" w:cs="Arial"/>
          <w:i/>
          <w:iCs/>
        </w:rPr>
        <w:t>23</w:t>
      </w:r>
      <w:r w:rsidRPr="00BA52D4">
        <w:rPr>
          <w:rFonts w:ascii="Arial" w:hAnsi="Arial" w:cs="Arial"/>
        </w:rPr>
        <w:t>, 2818–2828.</w:t>
      </w:r>
    </w:p>
    <w:p w14:paraId="01598039" w14:textId="77777777" w:rsidR="00BA52D4" w:rsidRPr="00BA52D4" w:rsidRDefault="00BA52D4" w:rsidP="00BA52D4">
      <w:pPr>
        <w:pStyle w:val="Bibliography"/>
        <w:rPr>
          <w:rFonts w:ascii="Arial" w:hAnsi="Arial" w:cs="Arial"/>
        </w:rPr>
      </w:pPr>
      <w:r w:rsidRPr="00BA52D4">
        <w:rPr>
          <w:rFonts w:ascii="Arial" w:hAnsi="Arial" w:cs="Arial"/>
        </w:rPr>
        <w:t>36.</w:t>
      </w:r>
      <w:r w:rsidRPr="00BA52D4">
        <w:rPr>
          <w:rFonts w:ascii="Arial" w:hAnsi="Arial" w:cs="Arial"/>
        </w:rPr>
        <w:tab/>
      </w:r>
      <w:proofErr w:type="spellStart"/>
      <w:r w:rsidRPr="00BA52D4">
        <w:rPr>
          <w:rFonts w:ascii="Arial" w:hAnsi="Arial" w:cs="Arial"/>
        </w:rPr>
        <w:t>Staresina</w:t>
      </w:r>
      <w:proofErr w:type="spellEnd"/>
      <w:r w:rsidRPr="00BA52D4">
        <w:rPr>
          <w:rFonts w:ascii="Arial" w:hAnsi="Arial" w:cs="Arial"/>
        </w:rPr>
        <w:t xml:space="preserve">, B.P., Henson, R.N.A., </w:t>
      </w:r>
      <w:proofErr w:type="spellStart"/>
      <w:r w:rsidRPr="00BA52D4">
        <w:rPr>
          <w:rFonts w:ascii="Arial" w:hAnsi="Arial" w:cs="Arial"/>
        </w:rPr>
        <w:t>Kriegeskorte</w:t>
      </w:r>
      <w:proofErr w:type="spellEnd"/>
      <w:r w:rsidRPr="00BA52D4">
        <w:rPr>
          <w:rFonts w:ascii="Arial" w:hAnsi="Arial" w:cs="Arial"/>
        </w:rPr>
        <w:t xml:space="preserve">, N., and </w:t>
      </w:r>
      <w:proofErr w:type="spellStart"/>
      <w:r w:rsidRPr="00BA52D4">
        <w:rPr>
          <w:rFonts w:ascii="Arial" w:hAnsi="Arial" w:cs="Arial"/>
        </w:rPr>
        <w:t>Alink</w:t>
      </w:r>
      <w:proofErr w:type="spellEnd"/>
      <w:r w:rsidRPr="00BA52D4">
        <w:rPr>
          <w:rFonts w:ascii="Arial" w:hAnsi="Arial" w:cs="Arial"/>
        </w:rPr>
        <w:t xml:space="preserve">, A. (2012). Episodic reinstatement in the medial temporal lobe. Journal of Neuroscience </w:t>
      </w:r>
      <w:r w:rsidRPr="00BA52D4">
        <w:rPr>
          <w:rFonts w:ascii="Arial" w:hAnsi="Arial" w:cs="Arial"/>
          <w:i/>
          <w:iCs/>
        </w:rPr>
        <w:t>32</w:t>
      </w:r>
      <w:r w:rsidRPr="00BA52D4">
        <w:rPr>
          <w:rFonts w:ascii="Arial" w:hAnsi="Arial" w:cs="Arial"/>
        </w:rPr>
        <w:t>, 18150–18156.</w:t>
      </w:r>
    </w:p>
    <w:p w14:paraId="6198C6B9" w14:textId="77777777" w:rsidR="00BA52D4" w:rsidRPr="00BA52D4" w:rsidRDefault="00BA52D4" w:rsidP="00BA52D4">
      <w:pPr>
        <w:pStyle w:val="Bibliography"/>
        <w:rPr>
          <w:rFonts w:ascii="Arial" w:hAnsi="Arial" w:cs="Arial"/>
        </w:rPr>
      </w:pPr>
      <w:r w:rsidRPr="00BA52D4">
        <w:rPr>
          <w:rFonts w:ascii="Arial" w:hAnsi="Arial" w:cs="Arial"/>
        </w:rPr>
        <w:t>37.</w:t>
      </w:r>
      <w:r w:rsidRPr="00BA52D4">
        <w:rPr>
          <w:rFonts w:ascii="Arial" w:hAnsi="Arial" w:cs="Arial"/>
        </w:rPr>
        <w:tab/>
      </w:r>
      <w:proofErr w:type="spellStart"/>
      <w:r w:rsidRPr="00BA52D4">
        <w:rPr>
          <w:rFonts w:ascii="Arial" w:hAnsi="Arial" w:cs="Arial"/>
        </w:rPr>
        <w:t>Staudigl</w:t>
      </w:r>
      <w:proofErr w:type="spellEnd"/>
      <w:r w:rsidRPr="00BA52D4">
        <w:rPr>
          <w:rFonts w:ascii="Arial" w:hAnsi="Arial" w:cs="Arial"/>
        </w:rPr>
        <w:t xml:space="preserve">, T., </w:t>
      </w:r>
      <w:proofErr w:type="spellStart"/>
      <w:r w:rsidRPr="00BA52D4">
        <w:rPr>
          <w:rFonts w:ascii="Arial" w:hAnsi="Arial" w:cs="Arial"/>
        </w:rPr>
        <w:t>Vollmar</w:t>
      </w:r>
      <w:proofErr w:type="spellEnd"/>
      <w:r w:rsidRPr="00BA52D4">
        <w:rPr>
          <w:rFonts w:ascii="Arial" w:hAnsi="Arial" w:cs="Arial"/>
        </w:rPr>
        <w:t xml:space="preserve">, C., </w:t>
      </w:r>
      <w:proofErr w:type="spellStart"/>
      <w:r w:rsidRPr="00BA52D4">
        <w:rPr>
          <w:rFonts w:ascii="Arial" w:hAnsi="Arial" w:cs="Arial"/>
        </w:rPr>
        <w:t>Noachtar</w:t>
      </w:r>
      <w:proofErr w:type="spellEnd"/>
      <w:r w:rsidRPr="00BA52D4">
        <w:rPr>
          <w:rFonts w:ascii="Arial" w:hAnsi="Arial" w:cs="Arial"/>
        </w:rPr>
        <w:t xml:space="preserve">, S., and </w:t>
      </w:r>
      <w:proofErr w:type="spellStart"/>
      <w:r w:rsidRPr="00BA52D4">
        <w:rPr>
          <w:rFonts w:ascii="Arial" w:hAnsi="Arial" w:cs="Arial"/>
        </w:rPr>
        <w:t>Hanslmayr</w:t>
      </w:r>
      <w:proofErr w:type="spellEnd"/>
      <w:r w:rsidRPr="00BA52D4">
        <w:rPr>
          <w:rFonts w:ascii="Arial" w:hAnsi="Arial" w:cs="Arial"/>
        </w:rPr>
        <w:t xml:space="preserve">, S. (2015). Temporal-pattern similarity analysis reveals the beneficial and detrimental effects of context reinstatement on human memory. Journal of Neuroscience </w:t>
      </w:r>
      <w:r w:rsidRPr="00BA52D4">
        <w:rPr>
          <w:rFonts w:ascii="Arial" w:hAnsi="Arial" w:cs="Arial"/>
          <w:i/>
          <w:iCs/>
        </w:rPr>
        <w:t>35</w:t>
      </w:r>
      <w:r w:rsidRPr="00BA52D4">
        <w:rPr>
          <w:rFonts w:ascii="Arial" w:hAnsi="Arial" w:cs="Arial"/>
        </w:rPr>
        <w:t>, 5373–5384.</w:t>
      </w:r>
    </w:p>
    <w:p w14:paraId="3D0C9401" w14:textId="77777777" w:rsidR="00BA52D4" w:rsidRPr="00BA52D4" w:rsidRDefault="00BA52D4" w:rsidP="00BA52D4">
      <w:pPr>
        <w:pStyle w:val="Bibliography"/>
        <w:rPr>
          <w:rFonts w:ascii="Arial" w:hAnsi="Arial" w:cs="Arial"/>
        </w:rPr>
      </w:pPr>
      <w:r w:rsidRPr="00BA52D4">
        <w:rPr>
          <w:rFonts w:ascii="Arial" w:hAnsi="Arial" w:cs="Arial"/>
        </w:rPr>
        <w:lastRenderedPageBreak/>
        <w:t>38.</w:t>
      </w:r>
      <w:r w:rsidRPr="00BA52D4">
        <w:rPr>
          <w:rFonts w:ascii="Arial" w:hAnsi="Arial" w:cs="Arial"/>
        </w:rPr>
        <w:tab/>
        <w:t xml:space="preserve">Dunsmoor, J.E., and Kroes, M.C. (2019). Episodic memory and Pavlovian conditioning: ships passing in the night. Current Opinion in Behavioral Sciences </w:t>
      </w:r>
      <w:r w:rsidRPr="00BA52D4">
        <w:rPr>
          <w:rFonts w:ascii="Arial" w:hAnsi="Arial" w:cs="Arial"/>
          <w:i/>
          <w:iCs/>
        </w:rPr>
        <w:t>26</w:t>
      </w:r>
      <w:r w:rsidRPr="00BA52D4">
        <w:rPr>
          <w:rFonts w:ascii="Arial" w:hAnsi="Arial" w:cs="Arial"/>
        </w:rPr>
        <w:t>, 32–39.</w:t>
      </w:r>
    </w:p>
    <w:p w14:paraId="2696C5C7" w14:textId="77777777" w:rsidR="00BA52D4" w:rsidRPr="00BA52D4" w:rsidRDefault="00BA52D4" w:rsidP="00BA52D4">
      <w:pPr>
        <w:pStyle w:val="Bibliography"/>
        <w:rPr>
          <w:rFonts w:ascii="Arial" w:hAnsi="Arial" w:cs="Arial"/>
        </w:rPr>
      </w:pPr>
      <w:r w:rsidRPr="00BA52D4">
        <w:rPr>
          <w:rFonts w:ascii="Arial" w:hAnsi="Arial" w:cs="Arial"/>
        </w:rPr>
        <w:t>39.</w:t>
      </w:r>
      <w:r w:rsidRPr="00BA52D4">
        <w:rPr>
          <w:rFonts w:ascii="Arial" w:hAnsi="Arial" w:cs="Arial"/>
        </w:rPr>
        <w:tab/>
        <w:t xml:space="preserve">Garfinkel, S.N., Abelson, J.L., King, A.P., </w:t>
      </w:r>
      <w:proofErr w:type="spellStart"/>
      <w:r w:rsidRPr="00BA52D4">
        <w:rPr>
          <w:rFonts w:ascii="Arial" w:hAnsi="Arial" w:cs="Arial"/>
        </w:rPr>
        <w:t>Sripada</w:t>
      </w:r>
      <w:proofErr w:type="spellEnd"/>
      <w:r w:rsidRPr="00BA52D4">
        <w:rPr>
          <w:rFonts w:ascii="Arial" w:hAnsi="Arial" w:cs="Arial"/>
        </w:rPr>
        <w:t xml:space="preserve">, R.K., Wang, X., Gaines, L.M., and </w:t>
      </w:r>
      <w:proofErr w:type="spellStart"/>
      <w:r w:rsidRPr="00BA52D4">
        <w:rPr>
          <w:rFonts w:ascii="Arial" w:hAnsi="Arial" w:cs="Arial"/>
        </w:rPr>
        <w:t>Liberzon</w:t>
      </w:r>
      <w:proofErr w:type="spellEnd"/>
      <w:r w:rsidRPr="00BA52D4">
        <w:rPr>
          <w:rFonts w:ascii="Arial" w:hAnsi="Arial" w:cs="Arial"/>
        </w:rPr>
        <w:t xml:space="preserve">, I. (2014). Impaired Contextual Modulation of Memories in PTSD: An fMRI and Psychophysiological Study of Extinction Retention and Fear Renewal. Journal of Neuroscience </w:t>
      </w:r>
      <w:r w:rsidRPr="00BA52D4">
        <w:rPr>
          <w:rFonts w:ascii="Arial" w:hAnsi="Arial" w:cs="Arial"/>
          <w:i/>
          <w:iCs/>
        </w:rPr>
        <w:t>34</w:t>
      </w:r>
      <w:r w:rsidRPr="00BA52D4">
        <w:rPr>
          <w:rFonts w:ascii="Arial" w:hAnsi="Arial" w:cs="Arial"/>
        </w:rPr>
        <w:t>, 13435–13443.</w:t>
      </w:r>
    </w:p>
    <w:p w14:paraId="012E2DDA" w14:textId="77777777" w:rsidR="00BA52D4" w:rsidRPr="00BA52D4" w:rsidRDefault="00BA52D4" w:rsidP="00BA52D4">
      <w:pPr>
        <w:pStyle w:val="Bibliography"/>
        <w:rPr>
          <w:rFonts w:ascii="Arial" w:hAnsi="Arial" w:cs="Arial"/>
        </w:rPr>
      </w:pPr>
      <w:r w:rsidRPr="00BA52D4">
        <w:rPr>
          <w:rFonts w:ascii="Arial" w:hAnsi="Arial" w:cs="Arial"/>
        </w:rPr>
        <w:t>40.</w:t>
      </w:r>
      <w:r w:rsidRPr="00BA52D4">
        <w:rPr>
          <w:rFonts w:ascii="Arial" w:hAnsi="Arial" w:cs="Arial"/>
        </w:rPr>
        <w:tab/>
        <w:t xml:space="preserve">Milad, M.R., Pitman, R.K., Ellis, C.B., Gold, A.L., Shin, L.M., </w:t>
      </w:r>
      <w:proofErr w:type="spellStart"/>
      <w:r w:rsidRPr="00BA52D4">
        <w:rPr>
          <w:rFonts w:ascii="Arial" w:hAnsi="Arial" w:cs="Arial"/>
        </w:rPr>
        <w:t>Lasko</w:t>
      </w:r>
      <w:proofErr w:type="spellEnd"/>
      <w:r w:rsidRPr="00BA52D4">
        <w:rPr>
          <w:rFonts w:ascii="Arial" w:hAnsi="Arial" w:cs="Arial"/>
        </w:rPr>
        <w:t xml:space="preserve">, N.B., </w:t>
      </w:r>
      <w:proofErr w:type="spellStart"/>
      <w:r w:rsidRPr="00BA52D4">
        <w:rPr>
          <w:rFonts w:ascii="Arial" w:hAnsi="Arial" w:cs="Arial"/>
        </w:rPr>
        <w:t>Zeidan</w:t>
      </w:r>
      <w:proofErr w:type="spellEnd"/>
      <w:r w:rsidRPr="00BA52D4">
        <w:rPr>
          <w:rFonts w:ascii="Arial" w:hAnsi="Arial" w:cs="Arial"/>
        </w:rPr>
        <w:t xml:space="preserve">, M.A., </w:t>
      </w:r>
      <w:proofErr w:type="spellStart"/>
      <w:r w:rsidRPr="00BA52D4">
        <w:rPr>
          <w:rFonts w:ascii="Arial" w:hAnsi="Arial" w:cs="Arial"/>
        </w:rPr>
        <w:t>Handwerger</w:t>
      </w:r>
      <w:proofErr w:type="spellEnd"/>
      <w:r w:rsidRPr="00BA52D4">
        <w:rPr>
          <w:rFonts w:ascii="Arial" w:hAnsi="Arial" w:cs="Arial"/>
        </w:rPr>
        <w:t xml:space="preserve">, K., Orr, S.P., and Rauch, S.L. (2009). Neurobiological Basis of Failure to Recall Extinction Memory in Posttraumatic Stress Disorder. Biological Psychiatry </w:t>
      </w:r>
      <w:r w:rsidRPr="00BA52D4">
        <w:rPr>
          <w:rFonts w:ascii="Arial" w:hAnsi="Arial" w:cs="Arial"/>
          <w:i/>
          <w:iCs/>
        </w:rPr>
        <w:t>66</w:t>
      </w:r>
      <w:r w:rsidRPr="00BA52D4">
        <w:rPr>
          <w:rFonts w:ascii="Arial" w:hAnsi="Arial" w:cs="Arial"/>
        </w:rPr>
        <w:t>, 1075–1082.</w:t>
      </w:r>
    </w:p>
    <w:p w14:paraId="63A1AD67" w14:textId="77777777" w:rsidR="00BA52D4" w:rsidRPr="00BA52D4" w:rsidRDefault="00BA52D4" w:rsidP="00BA52D4">
      <w:pPr>
        <w:pStyle w:val="Bibliography"/>
        <w:rPr>
          <w:rFonts w:ascii="Arial" w:hAnsi="Arial" w:cs="Arial"/>
        </w:rPr>
      </w:pPr>
      <w:r w:rsidRPr="00BA52D4">
        <w:rPr>
          <w:rFonts w:ascii="Arial" w:hAnsi="Arial" w:cs="Arial"/>
        </w:rPr>
        <w:t>41.</w:t>
      </w:r>
      <w:r w:rsidRPr="00BA52D4">
        <w:rPr>
          <w:rFonts w:ascii="Arial" w:hAnsi="Arial" w:cs="Arial"/>
        </w:rPr>
        <w:tab/>
        <w:t>Rougemont-</w:t>
      </w:r>
      <w:proofErr w:type="spellStart"/>
      <w:r w:rsidRPr="00BA52D4">
        <w:rPr>
          <w:rFonts w:ascii="Arial" w:hAnsi="Arial" w:cs="Arial"/>
        </w:rPr>
        <w:t>Bücking</w:t>
      </w:r>
      <w:proofErr w:type="spellEnd"/>
      <w:r w:rsidRPr="00BA52D4">
        <w:rPr>
          <w:rFonts w:ascii="Arial" w:hAnsi="Arial" w:cs="Arial"/>
        </w:rPr>
        <w:t xml:space="preserve">, A., </w:t>
      </w:r>
      <w:proofErr w:type="spellStart"/>
      <w:r w:rsidRPr="00BA52D4">
        <w:rPr>
          <w:rFonts w:ascii="Arial" w:hAnsi="Arial" w:cs="Arial"/>
        </w:rPr>
        <w:t>Linnman</w:t>
      </w:r>
      <w:proofErr w:type="spellEnd"/>
      <w:r w:rsidRPr="00BA52D4">
        <w:rPr>
          <w:rFonts w:ascii="Arial" w:hAnsi="Arial" w:cs="Arial"/>
        </w:rPr>
        <w:t xml:space="preserve">, C., </w:t>
      </w:r>
      <w:proofErr w:type="spellStart"/>
      <w:r w:rsidRPr="00BA52D4">
        <w:rPr>
          <w:rFonts w:ascii="Arial" w:hAnsi="Arial" w:cs="Arial"/>
        </w:rPr>
        <w:t>Zeffiro</w:t>
      </w:r>
      <w:proofErr w:type="spellEnd"/>
      <w:r w:rsidRPr="00BA52D4">
        <w:rPr>
          <w:rFonts w:ascii="Arial" w:hAnsi="Arial" w:cs="Arial"/>
        </w:rPr>
        <w:t xml:space="preserve">, T.A., </w:t>
      </w:r>
      <w:proofErr w:type="spellStart"/>
      <w:r w:rsidRPr="00BA52D4">
        <w:rPr>
          <w:rFonts w:ascii="Arial" w:hAnsi="Arial" w:cs="Arial"/>
        </w:rPr>
        <w:t>Zeidan</w:t>
      </w:r>
      <w:proofErr w:type="spellEnd"/>
      <w:r w:rsidRPr="00BA52D4">
        <w:rPr>
          <w:rFonts w:ascii="Arial" w:hAnsi="Arial" w:cs="Arial"/>
        </w:rPr>
        <w:t>, M.A., Lebron-Milad, K., Rodriguez-</w:t>
      </w:r>
      <w:proofErr w:type="spellStart"/>
      <w:r w:rsidRPr="00BA52D4">
        <w:rPr>
          <w:rFonts w:ascii="Arial" w:hAnsi="Arial" w:cs="Arial"/>
        </w:rPr>
        <w:t>Romaguera</w:t>
      </w:r>
      <w:proofErr w:type="spellEnd"/>
      <w:r w:rsidRPr="00BA52D4">
        <w:rPr>
          <w:rFonts w:ascii="Arial" w:hAnsi="Arial" w:cs="Arial"/>
        </w:rPr>
        <w:t xml:space="preserve">, J., Rauch, S.L., Pitman, R.K., and Milad, M.R. (2011). Altered processing of contextual information during fear extinction in PTSD: An fMRI study. CNS Neuroscience and Therapeutics </w:t>
      </w:r>
      <w:r w:rsidRPr="00BA52D4">
        <w:rPr>
          <w:rFonts w:ascii="Arial" w:hAnsi="Arial" w:cs="Arial"/>
          <w:i/>
          <w:iCs/>
        </w:rPr>
        <w:t>17</w:t>
      </w:r>
      <w:r w:rsidRPr="00BA52D4">
        <w:rPr>
          <w:rFonts w:ascii="Arial" w:hAnsi="Arial" w:cs="Arial"/>
        </w:rPr>
        <w:t>, 227–236.</w:t>
      </w:r>
    </w:p>
    <w:p w14:paraId="4C8644E0" w14:textId="77777777" w:rsidR="00BA52D4" w:rsidRPr="00BA52D4" w:rsidRDefault="00BA52D4" w:rsidP="00BA52D4">
      <w:pPr>
        <w:pStyle w:val="Bibliography"/>
        <w:rPr>
          <w:rFonts w:ascii="Arial" w:hAnsi="Arial" w:cs="Arial"/>
        </w:rPr>
      </w:pPr>
      <w:r w:rsidRPr="00BA52D4">
        <w:rPr>
          <w:rFonts w:ascii="Arial" w:hAnsi="Arial" w:cs="Arial"/>
        </w:rPr>
        <w:t>42.</w:t>
      </w:r>
      <w:r w:rsidRPr="00BA52D4">
        <w:rPr>
          <w:rFonts w:ascii="Arial" w:hAnsi="Arial" w:cs="Arial"/>
        </w:rPr>
        <w:tab/>
        <w:t xml:space="preserve">Hennings, A.C., McClay, M., Lewis-Peacock, J.A., and Dunsmoor, J.E. (2020). Contextual reinstatement promotes extinction generalization in healthy adults but not PTSD. </w:t>
      </w:r>
      <w:proofErr w:type="spellStart"/>
      <w:r w:rsidRPr="00BA52D4">
        <w:rPr>
          <w:rFonts w:ascii="Arial" w:hAnsi="Arial" w:cs="Arial"/>
        </w:rPr>
        <w:t>Neuropsychologia</w:t>
      </w:r>
      <w:proofErr w:type="spellEnd"/>
      <w:r w:rsidRPr="00BA52D4">
        <w:rPr>
          <w:rFonts w:ascii="Arial" w:hAnsi="Arial" w:cs="Arial"/>
        </w:rPr>
        <w:t xml:space="preserve"> </w:t>
      </w:r>
      <w:r w:rsidRPr="00BA52D4">
        <w:rPr>
          <w:rFonts w:ascii="Arial" w:hAnsi="Arial" w:cs="Arial"/>
          <w:i/>
          <w:iCs/>
        </w:rPr>
        <w:t>147</w:t>
      </w:r>
      <w:r w:rsidRPr="00BA52D4">
        <w:rPr>
          <w:rFonts w:ascii="Arial" w:hAnsi="Arial" w:cs="Arial"/>
        </w:rPr>
        <w:t>, 107573.</w:t>
      </w:r>
    </w:p>
    <w:p w14:paraId="560D1F5D" w14:textId="77777777" w:rsidR="00BA52D4" w:rsidRPr="00BA52D4" w:rsidRDefault="00BA52D4" w:rsidP="00BA52D4">
      <w:pPr>
        <w:pStyle w:val="Bibliography"/>
        <w:rPr>
          <w:rFonts w:ascii="Arial" w:hAnsi="Arial" w:cs="Arial"/>
        </w:rPr>
      </w:pPr>
      <w:r w:rsidRPr="00BA52D4">
        <w:rPr>
          <w:rFonts w:ascii="Arial" w:hAnsi="Arial" w:cs="Arial"/>
        </w:rPr>
        <w:t>43.</w:t>
      </w:r>
      <w:r w:rsidRPr="00BA52D4">
        <w:rPr>
          <w:rFonts w:ascii="Arial" w:hAnsi="Arial" w:cs="Arial"/>
        </w:rPr>
        <w:tab/>
        <w:t xml:space="preserve">Dunsmoor, J.E., </w:t>
      </w:r>
      <w:proofErr w:type="spellStart"/>
      <w:r w:rsidRPr="00BA52D4">
        <w:rPr>
          <w:rFonts w:ascii="Arial" w:hAnsi="Arial" w:cs="Arial"/>
        </w:rPr>
        <w:t>Murty</w:t>
      </w:r>
      <w:proofErr w:type="spellEnd"/>
      <w:r w:rsidRPr="00BA52D4">
        <w:rPr>
          <w:rFonts w:ascii="Arial" w:hAnsi="Arial" w:cs="Arial"/>
        </w:rPr>
        <w:t xml:space="preserve">, V.P., </w:t>
      </w:r>
      <w:proofErr w:type="spellStart"/>
      <w:r w:rsidRPr="00BA52D4">
        <w:rPr>
          <w:rFonts w:ascii="Arial" w:hAnsi="Arial" w:cs="Arial"/>
        </w:rPr>
        <w:t>Davachi</w:t>
      </w:r>
      <w:proofErr w:type="spellEnd"/>
      <w:r w:rsidRPr="00BA52D4">
        <w:rPr>
          <w:rFonts w:ascii="Arial" w:hAnsi="Arial" w:cs="Arial"/>
        </w:rPr>
        <w:t xml:space="preserve">, L., and Phelps, E.A. (2015). Emotional learning selectively and retroactively strengthens memories for related events. Nature </w:t>
      </w:r>
      <w:r w:rsidRPr="00BA52D4">
        <w:rPr>
          <w:rFonts w:ascii="Arial" w:hAnsi="Arial" w:cs="Arial"/>
          <w:i/>
          <w:iCs/>
        </w:rPr>
        <w:t>520</w:t>
      </w:r>
      <w:r w:rsidRPr="00BA52D4">
        <w:rPr>
          <w:rFonts w:ascii="Arial" w:hAnsi="Arial" w:cs="Arial"/>
        </w:rPr>
        <w:t>, 345–348.</w:t>
      </w:r>
    </w:p>
    <w:p w14:paraId="50791265" w14:textId="77777777" w:rsidR="00BA52D4" w:rsidRPr="00BA52D4" w:rsidRDefault="00BA52D4" w:rsidP="00BA52D4">
      <w:pPr>
        <w:pStyle w:val="Bibliography"/>
        <w:rPr>
          <w:rFonts w:ascii="Arial" w:hAnsi="Arial" w:cs="Arial"/>
        </w:rPr>
      </w:pPr>
      <w:r w:rsidRPr="00BA52D4">
        <w:rPr>
          <w:rFonts w:ascii="Arial" w:hAnsi="Arial" w:cs="Arial"/>
        </w:rPr>
        <w:t>44.</w:t>
      </w:r>
      <w:r w:rsidRPr="00BA52D4">
        <w:rPr>
          <w:rFonts w:ascii="Arial" w:hAnsi="Arial" w:cs="Arial"/>
        </w:rPr>
        <w:tab/>
        <w:t xml:space="preserve">Dunsmoor, J.E., Kroes, M.C.W., Moscatelli, C.M., Evans, M.D., </w:t>
      </w:r>
      <w:proofErr w:type="spellStart"/>
      <w:r w:rsidRPr="00BA52D4">
        <w:rPr>
          <w:rFonts w:ascii="Arial" w:hAnsi="Arial" w:cs="Arial"/>
        </w:rPr>
        <w:t>Davachi</w:t>
      </w:r>
      <w:proofErr w:type="spellEnd"/>
      <w:r w:rsidRPr="00BA52D4">
        <w:rPr>
          <w:rFonts w:ascii="Arial" w:hAnsi="Arial" w:cs="Arial"/>
        </w:rPr>
        <w:t xml:space="preserve">, L., and Phelps, E.A. (2018). Event segmentation protects emotional memories from competing experiences encoded close in time. Nature Human </w:t>
      </w:r>
      <w:proofErr w:type="spellStart"/>
      <w:r w:rsidRPr="00BA52D4">
        <w:rPr>
          <w:rFonts w:ascii="Arial" w:hAnsi="Arial" w:cs="Arial"/>
        </w:rPr>
        <w:t>Behaviour</w:t>
      </w:r>
      <w:proofErr w:type="spellEnd"/>
      <w:r w:rsidRPr="00BA52D4">
        <w:rPr>
          <w:rFonts w:ascii="Arial" w:hAnsi="Arial" w:cs="Arial"/>
        </w:rPr>
        <w:t xml:space="preserve"> </w:t>
      </w:r>
      <w:r w:rsidRPr="00BA52D4">
        <w:rPr>
          <w:rFonts w:ascii="Arial" w:hAnsi="Arial" w:cs="Arial"/>
          <w:i/>
          <w:iCs/>
        </w:rPr>
        <w:t>2</w:t>
      </w:r>
      <w:r w:rsidRPr="00BA52D4">
        <w:rPr>
          <w:rFonts w:ascii="Arial" w:hAnsi="Arial" w:cs="Arial"/>
        </w:rPr>
        <w:t>, 291–299.</w:t>
      </w:r>
    </w:p>
    <w:p w14:paraId="4FC37DD7" w14:textId="77777777" w:rsidR="00BA52D4" w:rsidRPr="00BA52D4" w:rsidRDefault="00BA52D4" w:rsidP="00BA52D4">
      <w:pPr>
        <w:pStyle w:val="Bibliography"/>
        <w:rPr>
          <w:rFonts w:ascii="Arial" w:hAnsi="Arial" w:cs="Arial"/>
        </w:rPr>
      </w:pPr>
      <w:r w:rsidRPr="00BA52D4">
        <w:rPr>
          <w:rFonts w:ascii="Arial" w:hAnsi="Arial" w:cs="Arial"/>
        </w:rPr>
        <w:t>45.</w:t>
      </w:r>
      <w:r w:rsidRPr="00BA52D4">
        <w:rPr>
          <w:rFonts w:ascii="Arial" w:hAnsi="Arial" w:cs="Arial"/>
        </w:rPr>
        <w:tab/>
        <w:t xml:space="preserve">Keller, N.E., and Dunsmoor, J.E. (2020). The effects of aversive-to-appetitive counterconditioning on implicit and explicit fear memory. Learning &amp; Memory </w:t>
      </w:r>
      <w:r w:rsidRPr="00BA52D4">
        <w:rPr>
          <w:rFonts w:ascii="Arial" w:hAnsi="Arial" w:cs="Arial"/>
          <w:i/>
          <w:iCs/>
        </w:rPr>
        <w:t>27</w:t>
      </w:r>
      <w:r w:rsidRPr="00BA52D4">
        <w:rPr>
          <w:rFonts w:ascii="Arial" w:hAnsi="Arial" w:cs="Arial"/>
        </w:rPr>
        <w:t>, 12–19.</w:t>
      </w:r>
    </w:p>
    <w:p w14:paraId="19BF7015" w14:textId="77777777" w:rsidR="00BA52D4" w:rsidRPr="00BA52D4" w:rsidRDefault="00BA52D4" w:rsidP="00BA52D4">
      <w:pPr>
        <w:pStyle w:val="Bibliography"/>
        <w:rPr>
          <w:rFonts w:ascii="Arial" w:hAnsi="Arial" w:cs="Arial"/>
        </w:rPr>
      </w:pPr>
      <w:r w:rsidRPr="00BA52D4">
        <w:rPr>
          <w:rFonts w:ascii="Arial" w:hAnsi="Arial" w:cs="Arial"/>
        </w:rPr>
        <w:t>46.</w:t>
      </w:r>
      <w:r w:rsidRPr="00BA52D4">
        <w:rPr>
          <w:rFonts w:ascii="Arial" w:hAnsi="Arial" w:cs="Arial"/>
        </w:rPr>
        <w:tab/>
        <w:t xml:space="preserve">Bast, T., Zhang, W.N., and </w:t>
      </w:r>
      <w:proofErr w:type="spellStart"/>
      <w:r w:rsidRPr="00BA52D4">
        <w:rPr>
          <w:rFonts w:ascii="Arial" w:hAnsi="Arial" w:cs="Arial"/>
        </w:rPr>
        <w:t>Feldon</w:t>
      </w:r>
      <w:proofErr w:type="spellEnd"/>
      <w:r w:rsidRPr="00BA52D4">
        <w:rPr>
          <w:rFonts w:ascii="Arial" w:hAnsi="Arial" w:cs="Arial"/>
        </w:rPr>
        <w:t xml:space="preserve">, J. (2003). Dorsal hippocampus and classical fear conditioning to tone and context in rats: Effects of local NMDA-receptor blockade and stimulation. Hippocampus </w:t>
      </w:r>
      <w:r w:rsidRPr="00BA52D4">
        <w:rPr>
          <w:rFonts w:ascii="Arial" w:hAnsi="Arial" w:cs="Arial"/>
          <w:i/>
          <w:iCs/>
        </w:rPr>
        <w:t>13</w:t>
      </w:r>
      <w:r w:rsidRPr="00BA52D4">
        <w:rPr>
          <w:rFonts w:ascii="Arial" w:hAnsi="Arial" w:cs="Arial"/>
        </w:rPr>
        <w:t>, 657–675.</w:t>
      </w:r>
    </w:p>
    <w:p w14:paraId="603B9A56" w14:textId="77777777" w:rsidR="00BA52D4" w:rsidRPr="00BA52D4" w:rsidRDefault="00BA52D4" w:rsidP="00BA52D4">
      <w:pPr>
        <w:pStyle w:val="Bibliography"/>
        <w:rPr>
          <w:rFonts w:ascii="Arial" w:hAnsi="Arial" w:cs="Arial"/>
        </w:rPr>
      </w:pPr>
      <w:r w:rsidRPr="00BA52D4">
        <w:rPr>
          <w:rFonts w:ascii="Arial" w:hAnsi="Arial" w:cs="Arial"/>
        </w:rPr>
        <w:t>47.</w:t>
      </w:r>
      <w:r w:rsidRPr="00BA52D4">
        <w:rPr>
          <w:rFonts w:ascii="Arial" w:hAnsi="Arial" w:cs="Arial"/>
        </w:rPr>
        <w:tab/>
        <w:t xml:space="preserve">Corcoran, K.A., Desmond, T.J., Frey, K.A., and Maren, S. (2005). Hippocampal inactivation disrupts the acquisition and contextual encoding of fear extinction. Journal of Neuroscience </w:t>
      </w:r>
      <w:r w:rsidRPr="00BA52D4">
        <w:rPr>
          <w:rFonts w:ascii="Arial" w:hAnsi="Arial" w:cs="Arial"/>
          <w:i/>
          <w:iCs/>
        </w:rPr>
        <w:t>25</w:t>
      </w:r>
      <w:r w:rsidRPr="00BA52D4">
        <w:rPr>
          <w:rFonts w:ascii="Arial" w:hAnsi="Arial" w:cs="Arial"/>
        </w:rPr>
        <w:t>, 8978–8987.</w:t>
      </w:r>
    </w:p>
    <w:p w14:paraId="699CC4BC" w14:textId="77777777" w:rsidR="00BA52D4" w:rsidRPr="00BA52D4" w:rsidRDefault="00BA52D4" w:rsidP="00BA52D4">
      <w:pPr>
        <w:pStyle w:val="Bibliography"/>
        <w:rPr>
          <w:rFonts w:ascii="Arial" w:hAnsi="Arial" w:cs="Arial"/>
        </w:rPr>
      </w:pPr>
      <w:r w:rsidRPr="00BA52D4">
        <w:rPr>
          <w:rFonts w:ascii="Arial" w:hAnsi="Arial" w:cs="Arial"/>
        </w:rPr>
        <w:t>48.</w:t>
      </w:r>
      <w:r w:rsidRPr="00BA52D4">
        <w:rPr>
          <w:rFonts w:ascii="Arial" w:hAnsi="Arial" w:cs="Arial"/>
        </w:rPr>
        <w:tab/>
        <w:t xml:space="preserve">Meyer, H.C., </w:t>
      </w:r>
      <w:proofErr w:type="spellStart"/>
      <w:r w:rsidRPr="00BA52D4">
        <w:rPr>
          <w:rFonts w:ascii="Arial" w:hAnsi="Arial" w:cs="Arial"/>
        </w:rPr>
        <w:t>Odriozola</w:t>
      </w:r>
      <w:proofErr w:type="spellEnd"/>
      <w:r w:rsidRPr="00BA52D4">
        <w:rPr>
          <w:rFonts w:ascii="Arial" w:hAnsi="Arial" w:cs="Arial"/>
        </w:rPr>
        <w:t xml:space="preserve">, P., </w:t>
      </w:r>
      <w:proofErr w:type="spellStart"/>
      <w:r w:rsidRPr="00BA52D4">
        <w:rPr>
          <w:rFonts w:ascii="Arial" w:hAnsi="Arial" w:cs="Arial"/>
        </w:rPr>
        <w:t>Cohodes</w:t>
      </w:r>
      <w:proofErr w:type="spellEnd"/>
      <w:r w:rsidRPr="00BA52D4">
        <w:rPr>
          <w:rFonts w:ascii="Arial" w:hAnsi="Arial" w:cs="Arial"/>
        </w:rPr>
        <w:t xml:space="preserve">, E.M., Mandell, J.D., Li, A., Yang, R., Hall, B.S., Haberman, J.T., </w:t>
      </w:r>
      <w:proofErr w:type="spellStart"/>
      <w:r w:rsidRPr="00BA52D4">
        <w:rPr>
          <w:rFonts w:ascii="Arial" w:hAnsi="Arial" w:cs="Arial"/>
        </w:rPr>
        <w:t>Zacharek</w:t>
      </w:r>
      <w:proofErr w:type="spellEnd"/>
      <w:r w:rsidRPr="00BA52D4">
        <w:rPr>
          <w:rFonts w:ascii="Arial" w:hAnsi="Arial" w:cs="Arial"/>
        </w:rPr>
        <w:t xml:space="preserve">, S.J., Liston, C., et al. (2019). Ventral hippocampus interacts with prelimbic cortex during inhibition of threat response via learned safety in both mice and humans. Proceedings of the National Academy of Sciences of the United States of America </w:t>
      </w:r>
      <w:r w:rsidRPr="00BA52D4">
        <w:rPr>
          <w:rFonts w:ascii="Arial" w:hAnsi="Arial" w:cs="Arial"/>
          <w:i/>
          <w:iCs/>
        </w:rPr>
        <w:t>116</w:t>
      </w:r>
      <w:r w:rsidRPr="00BA52D4">
        <w:rPr>
          <w:rFonts w:ascii="Arial" w:hAnsi="Arial" w:cs="Arial"/>
        </w:rPr>
        <w:t>, 26970–26979.</w:t>
      </w:r>
    </w:p>
    <w:p w14:paraId="3E3444ED" w14:textId="77777777" w:rsidR="00BA52D4" w:rsidRPr="00BA52D4" w:rsidRDefault="00BA52D4" w:rsidP="00BA52D4">
      <w:pPr>
        <w:pStyle w:val="Bibliography"/>
        <w:rPr>
          <w:rFonts w:ascii="Arial" w:hAnsi="Arial" w:cs="Arial"/>
        </w:rPr>
      </w:pPr>
      <w:r w:rsidRPr="00BA52D4">
        <w:rPr>
          <w:rFonts w:ascii="Arial" w:hAnsi="Arial" w:cs="Arial"/>
        </w:rPr>
        <w:t>49.</w:t>
      </w:r>
      <w:r w:rsidRPr="00BA52D4">
        <w:rPr>
          <w:rFonts w:ascii="Arial" w:hAnsi="Arial" w:cs="Arial"/>
        </w:rPr>
        <w:tab/>
        <w:t xml:space="preserve">Qin, C., </w:t>
      </w:r>
      <w:proofErr w:type="spellStart"/>
      <w:r w:rsidRPr="00BA52D4">
        <w:rPr>
          <w:rFonts w:ascii="Arial" w:hAnsi="Arial" w:cs="Arial"/>
        </w:rPr>
        <w:t>Bian</w:t>
      </w:r>
      <w:proofErr w:type="spellEnd"/>
      <w:r w:rsidRPr="00BA52D4">
        <w:rPr>
          <w:rFonts w:ascii="Arial" w:hAnsi="Arial" w:cs="Arial"/>
        </w:rPr>
        <w:t xml:space="preserve">, X.-L., Wu, H.-Y., Xian, J.-Y., Cai, C.-Y., Lin, Y.-H., Zhou, Y., Kou, X.-L., Chang, L., Luo, C.-X., et al. (2021). Dorsal Hippocampus to Infralimbic Cortex Circuit is Essential for the Recall of Extinction Memory. Cerebral Cortex </w:t>
      </w:r>
      <w:r w:rsidRPr="00BA52D4">
        <w:rPr>
          <w:rFonts w:ascii="Arial" w:hAnsi="Arial" w:cs="Arial"/>
          <w:i/>
          <w:iCs/>
        </w:rPr>
        <w:t>31</w:t>
      </w:r>
      <w:r w:rsidRPr="00BA52D4">
        <w:rPr>
          <w:rFonts w:ascii="Arial" w:hAnsi="Arial" w:cs="Arial"/>
        </w:rPr>
        <w:t>, 1707–1718.</w:t>
      </w:r>
    </w:p>
    <w:p w14:paraId="76450FC3" w14:textId="77777777" w:rsidR="00BA52D4" w:rsidRPr="00BA52D4" w:rsidRDefault="00BA52D4" w:rsidP="00BA52D4">
      <w:pPr>
        <w:pStyle w:val="Bibliography"/>
        <w:rPr>
          <w:rFonts w:ascii="Arial" w:hAnsi="Arial" w:cs="Arial"/>
        </w:rPr>
      </w:pPr>
      <w:r w:rsidRPr="00BA52D4">
        <w:rPr>
          <w:rFonts w:ascii="Arial" w:hAnsi="Arial" w:cs="Arial"/>
        </w:rPr>
        <w:lastRenderedPageBreak/>
        <w:t>50.</w:t>
      </w:r>
      <w:r w:rsidRPr="00BA52D4">
        <w:rPr>
          <w:rFonts w:ascii="Arial" w:hAnsi="Arial" w:cs="Arial"/>
        </w:rPr>
        <w:tab/>
        <w:t xml:space="preserve">Ye, X., </w:t>
      </w:r>
      <w:proofErr w:type="spellStart"/>
      <w:r w:rsidRPr="00BA52D4">
        <w:rPr>
          <w:rFonts w:ascii="Arial" w:hAnsi="Arial" w:cs="Arial"/>
        </w:rPr>
        <w:t>Kapeller-Libermann</w:t>
      </w:r>
      <w:proofErr w:type="spellEnd"/>
      <w:r w:rsidRPr="00BA52D4">
        <w:rPr>
          <w:rFonts w:ascii="Arial" w:hAnsi="Arial" w:cs="Arial"/>
        </w:rPr>
        <w:t xml:space="preserve">, D., Travaglia, A., </w:t>
      </w:r>
      <w:proofErr w:type="spellStart"/>
      <w:r w:rsidRPr="00BA52D4">
        <w:rPr>
          <w:rFonts w:ascii="Arial" w:hAnsi="Arial" w:cs="Arial"/>
        </w:rPr>
        <w:t>Inda</w:t>
      </w:r>
      <w:proofErr w:type="spellEnd"/>
      <w:r w:rsidRPr="00BA52D4">
        <w:rPr>
          <w:rFonts w:ascii="Arial" w:hAnsi="Arial" w:cs="Arial"/>
        </w:rPr>
        <w:t xml:space="preserve">, M.C., and </w:t>
      </w:r>
      <w:proofErr w:type="spellStart"/>
      <w:r w:rsidRPr="00BA52D4">
        <w:rPr>
          <w:rFonts w:ascii="Arial" w:hAnsi="Arial" w:cs="Arial"/>
        </w:rPr>
        <w:t>Alberini</w:t>
      </w:r>
      <w:proofErr w:type="spellEnd"/>
      <w:r w:rsidRPr="00BA52D4">
        <w:rPr>
          <w:rFonts w:ascii="Arial" w:hAnsi="Arial" w:cs="Arial"/>
        </w:rPr>
        <w:t xml:space="preserve">, C.M. (2017). Direct dorsal hippocampal–prelimbic cortex connections strengthen fear memories. Nature Neuroscience </w:t>
      </w:r>
      <w:r w:rsidRPr="00BA52D4">
        <w:rPr>
          <w:rFonts w:ascii="Arial" w:hAnsi="Arial" w:cs="Arial"/>
          <w:i/>
          <w:iCs/>
        </w:rPr>
        <w:t>20</w:t>
      </w:r>
      <w:r w:rsidRPr="00BA52D4">
        <w:rPr>
          <w:rFonts w:ascii="Arial" w:hAnsi="Arial" w:cs="Arial"/>
        </w:rPr>
        <w:t>, 52–61.</w:t>
      </w:r>
    </w:p>
    <w:p w14:paraId="527A999C" w14:textId="77777777" w:rsidR="00BA52D4" w:rsidRPr="00BA52D4" w:rsidRDefault="00BA52D4" w:rsidP="00BA52D4">
      <w:pPr>
        <w:pStyle w:val="Bibliography"/>
        <w:rPr>
          <w:rFonts w:ascii="Arial" w:hAnsi="Arial" w:cs="Arial"/>
        </w:rPr>
      </w:pPr>
      <w:r w:rsidRPr="00BA52D4">
        <w:rPr>
          <w:rFonts w:ascii="Arial" w:hAnsi="Arial" w:cs="Arial"/>
        </w:rPr>
        <w:t>51.</w:t>
      </w:r>
      <w:r w:rsidRPr="00BA52D4">
        <w:rPr>
          <w:rFonts w:ascii="Arial" w:hAnsi="Arial" w:cs="Arial"/>
        </w:rPr>
        <w:tab/>
        <w:t xml:space="preserve">Cooper, R.A., and Ritchey, M. (2019). Cortico-hippocampal network connections support the multidimensional quality of episodic memory. eLife </w:t>
      </w:r>
      <w:r w:rsidRPr="00BA52D4">
        <w:rPr>
          <w:rFonts w:ascii="Arial" w:hAnsi="Arial" w:cs="Arial"/>
          <w:i/>
          <w:iCs/>
        </w:rPr>
        <w:t>8</w:t>
      </w:r>
      <w:r w:rsidRPr="00BA52D4">
        <w:rPr>
          <w:rFonts w:ascii="Arial" w:hAnsi="Arial" w:cs="Arial"/>
        </w:rPr>
        <w:t>.</w:t>
      </w:r>
    </w:p>
    <w:p w14:paraId="4463D38F" w14:textId="77777777" w:rsidR="00BA52D4" w:rsidRPr="00BA52D4" w:rsidRDefault="00BA52D4" w:rsidP="00BA52D4">
      <w:pPr>
        <w:pStyle w:val="Bibliography"/>
        <w:rPr>
          <w:rFonts w:ascii="Arial" w:hAnsi="Arial" w:cs="Arial"/>
        </w:rPr>
      </w:pPr>
      <w:r w:rsidRPr="00BA52D4">
        <w:rPr>
          <w:rFonts w:ascii="Arial" w:hAnsi="Arial" w:cs="Arial"/>
        </w:rPr>
        <w:t>52.</w:t>
      </w:r>
      <w:r w:rsidRPr="00BA52D4">
        <w:rPr>
          <w:rFonts w:ascii="Arial" w:hAnsi="Arial" w:cs="Arial"/>
        </w:rPr>
        <w:tab/>
      </w:r>
      <w:proofErr w:type="spellStart"/>
      <w:r w:rsidRPr="00BA52D4">
        <w:rPr>
          <w:rFonts w:ascii="Arial" w:hAnsi="Arial" w:cs="Arial"/>
        </w:rPr>
        <w:t>Poppenk</w:t>
      </w:r>
      <w:proofErr w:type="spellEnd"/>
      <w:r w:rsidRPr="00BA52D4">
        <w:rPr>
          <w:rFonts w:ascii="Arial" w:hAnsi="Arial" w:cs="Arial"/>
        </w:rPr>
        <w:t xml:space="preserve">, J., </w:t>
      </w:r>
      <w:proofErr w:type="spellStart"/>
      <w:r w:rsidRPr="00BA52D4">
        <w:rPr>
          <w:rFonts w:ascii="Arial" w:hAnsi="Arial" w:cs="Arial"/>
        </w:rPr>
        <w:t>Evensmoen</w:t>
      </w:r>
      <w:proofErr w:type="spellEnd"/>
      <w:r w:rsidRPr="00BA52D4">
        <w:rPr>
          <w:rFonts w:ascii="Arial" w:hAnsi="Arial" w:cs="Arial"/>
        </w:rPr>
        <w:t xml:space="preserve">, H.R., </w:t>
      </w:r>
      <w:proofErr w:type="spellStart"/>
      <w:r w:rsidRPr="00BA52D4">
        <w:rPr>
          <w:rFonts w:ascii="Arial" w:hAnsi="Arial" w:cs="Arial"/>
        </w:rPr>
        <w:t>Moscovitch</w:t>
      </w:r>
      <w:proofErr w:type="spellEnd"/>
      <w:r w:rsidRPr="00BA52D4">
        <w:rPr>
          <w:rFonts w:ascii="Arial" w:hAnsi="Arial" w:cs="Arial"/>
        </w:rPr>
        <w:t xml:space="preserve">, M., and Nadel, L. (2013). Long-axis specialization of the human hippocampus. Trends in Cognitive Sciences </w:t>
      </w:r>
      <w:r w:rsidRPr="00BA52D4">
        <w:rPr>
          <w:rFonts w:ascii="Arial" w:hAnsi="Arial" w:cs="Arial"/>
          <w:i/>
          <w:iCs/>
        </w:rPr>
        <w:t>17</w:t>
      </w:r>
      <w:r w:rsidRPr="00BA52D4">
        <w:rPr>
          <w:rFonts w:ascii="Arial" w:hAnsi="Arial" w:cs="Arial"/>
        </w:rPr>
        <w:t>, 230–240.</w:t>
      </w:r>
    </w:p>
    <w:p w14:paraId="44B7DF47" w14:textId="77777777" w:rsidR="00BA52D4" w:rsidRPr="00BA52D4" w:rsidRDefault="00BA52D4" w:rsidP="00BA52D4">
      <w:pPr>
        <w:pStyle w:val="Bibliography"/>
        <w:rPr>
          <w:rFonts w:ascii="Arial" w:hAnsi="Arial" w:cs="Arial"/>
        </w:rPr>
      </w:pPr>
      <w:r w:rsidRPr="00BA52D4">
        <w:rPr>
          <w:rFonts w:ascii="Arial" w:hAnsi="Arial" w:cs="Arial"/>
        </w:rPr>
        <w:t>53.</w:t>
      </w:r>
      <w:r w:rsidRPr="00BA52D4">
        <w:rPr>
          <w:rFonts w:ascii="Arial" w:hAnsi="Arial" w:cs="Arial"/>
        </w:rPr>
        <w:tab/>
        <w:t xml:space="preserve">Pape, H.C., and Pare, D. (2010). Plastic synaptic networks of the amygdala for the acquisition, expression, and extinction of conditioned fear. Physiological Reviews </w:t>
      </w:r>
      <w:r w:rsidRPr="00BA52D4">
        <w:rPr>
          <w:rFonts w:ascii="Arial" w:hAnsi="Arial" w:cs="Arial"/>
          <w:i/>
          <w:iCs/>
        </w:rPr>
        <w:t>90</w:t>
      </w:r>
      <w:r w:rsidRPr="00BA52D4">
        <w:rPr>
          <w:rFonts w:ascii="Arial" w:hAnsi="Arial" w:cs="Arial"/>
        </w:rPr>
        <w:t>, 419–463.</w:t>
      </w:r>
    </w:p>
    <w:p w14:paraId="5CFD87D3" w14:textId="77777777" w:rsidR="00BA52D4" w:rsidRPr="00BA52D4" w:rsidRDefault="00BA52D4" w:rsidP="00BA52D4">
      <w:pPr>
        <w:pStyle w:val="Bibliography"/>
        <w:rPr>
          <w:rFonts w:ascii="Arial" w:hAnsi="Arial" w:cs="Arial"/>
        </w:rPr>
      </w:pPr>
      <w:r w:rsidRPr="00BA52D4">
        <w:rPr>
          <w:rFonts w:ascii="Arial" w:hAnsi="Arial" w:cs="Arial"/>
        </w:rPr>
        <w:t>54.</w:t>
      </w:r>
      <w:r w:rsidRPr="00BA52D4">
        <w:rPr>
          <w:rFonts w:ascii="Arial" w:hAnsi="Arial" w:cs="Arial"/>
        </w:rPr>
        <w:tab/>
        <w:t xml:space="preserve">Zhang, X., Kim, J., and </w:t>
      </w:r>
      <w:proofErr w:type="spellStart"/>
      <w:r w:rsidRPr="00BA52D4">
        <w:rPr>
          <w:rFonts w:ascii="Arial" w:hAnsi="Arial" w:cs="Arial"/>
        </w:rPr>
        <w:t>Tonegawa</w:t>
      </w:r>
      <w:proofErr w:type="spellEnd"/>
      <w:r w:rsidRPr="00BA52D4">
        <w:rPr>
          <w:rFonts w:ascii="Arial" w:hAnsi="Arial" w:cs="Arial"/>
        </w:rPr>
        <w:t xml:space="preserve">, S. (2020). Amygdala Reward Neurons Form and Store Fear Extinction Memory. Neuron </w:t>
      </w:r>
      <w:r w:rsidRPr="00BA52D4">
        <w:rPr>
          <w:rFonts w:ascii="Arial" w:hAnsi="Arial" w:cs="Arial"/>
          <w:i/>
          <w:iCs/>
        </w:rPr>
        <w:t>105</w:t>
      </w:r>
      <w:r w:rsidRPr="00BA52D4">
        <w:rPr>
          <w:rFonts w:ascii="Arial" w:hAnsi="Arial" w:cs="Arial"/>
        </w:rPr>
        <w:t>, 1077-1093.e7.</w:t>
      </w:r>
    </w:p>
    <w:p w14:paraId="05508C1D" w14:textId="77777777" w:rsidR="00BA52D4" w:rsidRPr="00BA52D4" w:rsidRDefault="00BA52D4" w:rsidP="00BA52D4">
      <w:pPr>
        <w:pStyle w:val="Bibliography"/>
        <w:rPr>
          <w:rFonts w:ascii="Arial" w:hAnsi="Arial" w:cs="Arial"/>
        </w:rPr>
      </w:pPr>
      <w:r w:rsidRPr="00BA52D4">
        <w:rPr>
          <w:rFonts w:ascii="Arial" w:hAnsi="Arial" w:cs="Arial"/>
        </w:rPr>
        <w:t>55.</w:t>
      </w:r>
      <w:r w:rsidRPr="00BA52D4">
        <w:rPr>
          <w:rFonts w:ascii="Arial" w:hAnsi="Arial" w:cs="Arial"/>
        </w:rPr>
        <w:tab/>
        <w:t>Moorman, D.E., and Aston-Jones, G. (2015). Prefrontal neurons encode context-based response execution and inhibition in reward seeking and extinction. PNAS.</w:t>
      </w:r>
    </w:p>
    <w:p w14:paraId="7E1BDB92" w14:textId="77777777" w:rsidR="00BA52D4" w:rsidRPr="00BA52D4" w:rsidRDefault="00BA52D4" w:rsidP="00BA52D4">
      <w:pPr>
        <w:pStyle w:val="Bibliography"/>
        <w:rPr>
          <w:rFonts w:ascii="Arial" w:hAnsi="Arial" w:cs="Arial"/>
        </w:rPr>
      </w:pPr>
      <w:r w:rsidRPr="00BA52D4">
        <w:rPr>
          <w:rFonts w:ascii="Arial" w:hAnsi="Arial" w:cs="Arial"/>
        </w:rPr>
        <w:t>56.</w:t>
      </w:r>
      <w:r w:rsidRPr="00BA52D4">
        <w:rPr>
          <w:rFonts w:ascii="Arial" w:hAnsi="Arial" w:cs="Arial"/>
        </w:rPr>
        <w:tab/>
      </w:r>
      <w:proofErr w:type="spellStart"/>
      <w:r w:rsidRPr="00BA52D4">
        <w:rPr>
          <w:rFonts w:ascii="Arial" w:hAnsi="Arial" w:cs="Arial"/>
        </w:rPr>
        <w:t>Letzkus</w:t>
      </w:r>
      <w:proofErr w:type="spellEnd"/>
      <w:r w:rsidRPr="00BA52D4">
        <w:rPr>
          <w:rFonts w:ascii="Arial" w:hAnsi="Arial" w:cs="Arial"/>
        </w:rPr>
        <w:t xml:space="preserve">, J.J., Wolff, S.B.E., and </w:t>
      </w:r>
      <w:proofErr w:type="spellStart"/>
      <w:r w:rsidRPr="00BA52D4">
        <w:rPr>
          <w:rFonts w:ascii="Arial" w:hAnsi="Arial" w:cs="Arial"/>
        </w:rPr>
        <w:t>Lüthi</w:t>
      </w:r>
      <w:proofErr w:type="spellEnd"/>
      <w:r w:rsidRPr="00BA52D4">
        <w:rPr>
          <w:rFonts w:ascii="Arial" w:hAnsi="Arial" w:cs="Arial"/>
        </w:rPr>
        <w:t xml:space="preserve">, A. (2015). Disinhibition, a Circuit Mechanism for Associative Learning and Memory. Neuron </w:t>
      </w:r>
      <w:r w:rsidRPr="00BA52D4">
        <w:rPr>
          <w:rFonts w:ascii="Arial" w:hAnsi="Arial" w:cs="Arial"/>
          <w:i/>
          <w:iCs/>
        </w:rPr>
        <w:t>88</w:t>
      </w:r>
      <w:r w:rsidRPr="00BA52D4">
        <w:rPr>
          <w:rFonts w:ascii="Arial" w:hAnsi="Arial" w:cs="Arial"/>
        </w:rPr>
        <w:t>, 264–276.</w:t>
      </w:r>
    </w:p>
    <w:p w14:paraId="0DC3623C" w14:textId="77777777" w:rsidR="00BA52D4" w:rsidRPr="00BA52D4" w:rsidRDefault="00BA52D4" w:rsidP="00BA52D4">
      <w:pPr>
        <w:pStyle w:val="Bibliography"/>
        <w:rPr>
          <w:rFonts w:ascii="Arial" w:hAnsi="Arial" w:cs="Arial"/>
        </w:rPr>
      </w:pPr>
      <w:r w:rsidRPr="00BA52D4">
        <w:rPr>
          <w:rFonts w:ascii="Arial" w:hAnsi="Arial" w:cs="Arial"/>
        </w:rPr>
        <w:t>57.</w:t>
      </w:r>
      <w:r w:rsidRPr="00BA52D4">
        <w:rPr>
          <w:rFonts w:ascii="Arial" w:hAnsi="Arial" w:cs="Arial"/>
        </w:rPr>
        <w:tab/>
      </w:r>
      <w:proofErr w:type="spellStart"/>
      <w:r w:rsidRPr="00BA52D4">
        <w:rPr>
          <w:rFonts w:ascii="Arial" w:hAnsi="Arial" w:cs="Arial"/>
        </w:rPr>
        <w:t>Reijmers</w:t>
      </w:r>
      <w:proofErr w:type="spellEnd"/>
      <w:r w:rsidRPr="00BA52D4">
        <w:rPr>
          <w:rFonts w:ascii="Arial" w:hAnsi="Arial" w:cs="Arial"/>
        </w:rPr>
        <w:t xml:space="preserve">, L.G., Perkins, B.L., Matsuo, N., and </w:t>
      </w:r>
      <w:proofErr w:type="spellStart"/>
      <w:r w:rsidRPr="00BA52D4">
        <w:rPr>
          <w:rFonts w:ascii="Arial" w:hAnsi="Arial" w:cs="Arial"/>
        </w:rPr>
        <w:t>Mayford</w:t>
      </w:r>
      <w:proofErr w:type="spellEnd"/>
      <w:r w:rsidRPr="00BA52D4">
        <w:rPr>
          <w:rFonts w:ascii="Arial" w:hAnsi="Arial" w:cs="Arial"/>
        </w:rPr>
        <w:t xml:space="preserve">, M. (2007). Localization of a Stable Neural Correlate of Associative Memory. Science </w:t>
      </w:r>
      <w:r w:rsidRPr="00BA52D4">
        <w:rPr>
          <w:rFonts w:ascii="Arial" w:hAnsi="Arial" w:cs="Arial"/>
          <w:i/>
          <w:iCs/>
        </w:rPr>
        <w:t>317</w:t>
      </w:r>
      <w:r w:rsidRPr="00BA52D4">
        <w:rPr>
          <w:rFonts w:ascii="Arial" w:hAnsi="Arial" w:cs="Arial"/>
        </w:rPr>
        <w:t>, 1230–1233.</w:t>
      </w:r>
    </w:p>
    <w:p w14:paraId="1B9C4462" w14:textId="77777777" w:rsidR="00BA52D4" w:rsidRPr="00BA52D4" w:rsidRDefault="00BA52D4" w:rsidP="00BA52D4">
      <w:pPr>
        <w:pStyle w:val="Bibliography"/>
        <w:rPr>
          <w:rFonts w:ascii="Arial" w:hAnsi="Arial" w:cs="Arial"/>
        </w:rPr>
      </w:pPr>
      <w:r w:rsidRPr="00BA52D4">
        <w:rPr>
          <w:rFonts w:ascii="Arial" w:hAnsi="Arial" w:cs="Arial"/>
        </w:rPr>
        <w:t>58.</w:t>
      </w:r>
      <w:r w:rsidRPr="00BA52D4">
        <w:rPr>
          <w:rFonts w:ascii="Arial" w:hAnsi="Arial" w:cs="Arial"/>
        </w:rPr>
        <w:tab/>
        <w:t xml:space="preserve">Corcoran, K.A., and Quirk, G.J. (2007). Activity in Prelimbic Cortex Is Necessary for the Expression of Learned, But Not Innate, Fears. Journal of Neuroscience </w:t>
      </w:r>
      <w:r w:rsidRPr="00BA52D4">
        <w:rPr>
          <w:rFonts w:ascii="Arial" w:hAnsi="Arial" w:cs="Arial"/>
          <w:i/>
          <w:iCs/>
        </w:rPr>
        <w:t>27</w:t>
      </w:r>
      <w:r w:rsidRPr="00BA52D4">
        <w:rPr>
          <w:rFonts w:ascii="Arial" w:hAnsi="Arial" w:cs="Arial"/>
        </w:rPr>
        <w:t>, 840–844.</w:t>
      </w:r>
    </w:p>
    <w:p w14:paraId="54F81A00" w14:textId="77777777" w:rsidR="00BA52D4" w:rsidRPr="00BA52D4" w:rsidRDefault="00BA52D4" w:rsidP="00BA52D4">
      <w:pPr>
        <w:pStyle w:val="Bibliography"/>
        <w:rPr>
          <w:rFonts w:ascii="Arial" w:hAnsi="Arial" w:cs="Arial"/>
        </w:rPr>
      </w:pPr>
      <w:r w:rsidRPr="00BA52D4">
        <w:rPr>
          <w:rFonts w:ascii="Arial" w:hAnsi="Arial" w:cs="Arial"/>
        </w:rPr>
        <w:t>59.</w:t>
      </w:r>
      <w:r w:rsidRPr="00BA52D4">
        <w:rPr>
          <w:rFonts w:ascii="Arial" w:hAnsi="Arial" w:cs="Arial"/>
        </w:rPr>
        <w:tab/>
        <w:t xml:space="preserve">Hoover, W.B., and </w:t>
      </w:r>
      <w:proofErr w:type="spellStart"/>
      <w:r w:rsidRPr="00BA52D4">
        <w:rPr>
          <w:rFonts w:ascii="Arial" w:hAnsi="Arial" w:cs="Arial"/>
        </w:rPr>
        <w:t>Vertes</w:t>
      </w:r>
      <w:proofErr w:type="spellEnd"/>
      <w:r w:rsidRPr="00BA52D4">
        <w:rPr>
          <w:rFonts w:ascii="Arial" w:hAnsi="Arial" w:cs="Arial"/>
        </w:rPr>
        <w:t xml:space="preserve">, R.P. (2007). Anatomical analysis of afferent projections to the medial prefrontal cortex in the rat. Brain Struct </w:t>
      </w:r>
      <w:proofErr w:type="spellStart"/>
      <w:r w:rsidRPr="00BA52D4">
        <w:rPr>
          <w:rFonts w:ascii="Arial" w:hAnsi="Arial" w:cs="Arial"/>
        </w:rPr>
        <w:t>Funct</w:t>
      </w:r>
      <w:proofErr w:type="spellEnd"/>
      <w:r w:rsidRPr="00BA52D4">
        <w:rPr>
          <w:rFonts w:ascii="Arial" w:hAnsi="Arial" w:cs="Arial"/>
        </w:rPr>
        <w:t xml:space="preserve"> </w:t>
      </w:r>
      <w:r w:rsidRPr="00BA52D4">
        <w:rPr>
          <w:rFonts w:ascii="Arial" w:hAnsi="Arial" w:cs="Arial"/>
          <w:i/>
          <w:iCs/>
        </w:rPr>
        <w:t>212</w:t>
      </w:r>
      <w:r w:rsidRPr="00BA52D4">
        <w:rPr>
          <w:rFonts w:ascii="Arial" w:hAnsi="Arial" w:cs="Arial"/>
        </w:rPr>
        <w:t>, 149–179.</w:t>
      </w:r>
    </w:p>
    <w:p w14:paraId="4D0A46E5" w14:textId="77777777" w:rsidR="00BA52D4" w:rsidRPr="00BA52D4" w:rsidRDefault="00BA52D4" w:rsidP="00BA52D4">
      <w:pPr>
        <w:pStyle w:val="Bibliography"/>
        <w:rPr>
          <w:rFonts w:ascii="Arial" w:hAnsi="Arial" w:cs="Arial"/>
        </w:rPr>
      </w:pPr>
      <w:r w:rsidRPr="00BA52D4">
        <w:rPr>
          <w:rFonts w:ascii="Arial" w:hAnsi="Arial" w:cs="Arial"/>
        </w:rPr>
        <w:t>60.</w:t>
      </w:r>
      <w:r w:rsidRPr="00BA52D4">
        <w:rPr>
          <w:rFonts w:ascii="Arial" w:hAnsi="Arial" w:cs="Arial"/>
        </w:rPr>
        <w:tab/>
        <w:t xml:space="preserve">Seeley, W.W. (2019). The Salience Network: A Neural System for Perceiving and Responding to Homeostatic Demands. J. </w:t>
      </w:r>
      <w:proofErr w:type="spellStart"/>
      <w:r w:rsidRPr="00BA52D4">
        <w:rPr>
          <w:rFonts w:ascii="Arial" w:hAnsi="Arial" w:cs="Arial"/>
        </w:rPr>
        <w:t>Neurosci</w:t>
      </w:r>
      <w:proofErr w:type="spellEnd"/>
      <w:r w:rsidRPr="00BA52D4">
        <w:rPr>
          <w:rFonts w:ascii="Arial" w:hAnsi="Arial" w:cs="Arial"/>
        </w:rPr>
        <w:t xml:space="preserve">. </w:t>
      </w:r>
      <w:r w:rsidRPr="00BA52D4">
        <w:rPr>
          <w:rFonts w:ascii="Arial" w:hAnsi="Arial" w:cs="Arial"/>
          <w:i/>
          <w:iCs/>
        </w:rPr>
        <w:t>39</w:t>
      </w:r>
      <w:r w:rsidRPr="00BA52D4">
        <w:rPr>
          <w:rFonts w:ascii="Arial" w:hAnsi="Arial" w:cs="Arial"/>
        </w:rPr>
        <w:t>, 9878–9882.</w:t>
      </w:r>
    </w:p>
    <w:p w14:paraId="1E4E9151" w14:textId="77777777" w:rsidR="00BA52D4" w:rsidRPr="00BA52D4" w:rsidRDefault="00BA52D4" w:rsidP="00BA52D4">
      <w:pPr>
        <w:pStyle w:val="Bibliography"/>
        <w:rPr>
          <w:rFonts w:ascii="Arial" w:hAnsi="Arial" w:cs="Arial"/>
        </w:rPr>
      </w:pPr>
      <w:r w:rsidRPr="00BA52D4">
        <w:rPr>
          <w:rFonts w:ascii="Arial" w:hAnsi="Arial" w:cs="Arial"/>
        </w:rPr>
        <w:t>61.</w:t>
      </w:r>
      <w:r w:rsidRPr="00BA52D4">
        <w:rPr>
          <w:rFonts w:ascii="Arial" w:hAnsi="Arial" w:cs="Arial"/>
        </w:rPr>
        <w:tab/>
        <w:t xml:space="preserve">Wheeler, A.L., Teixeira, C.M., Wang, A.H., </w:t>
      </w:r>
      <w:proofErr w:type="spellStart"/>
      <w:r w:rsidRPr="00BA52D4">
        <w:rPr>
          <w:rFonts w:ascii="Arial" w:hAnsi="Arial" w:cs="Arial"/>
        </w:rPr>
        <w:t>Xiong</w:t>
      </w:r>
      <w:proofErr w:type="spellEnd"/>
      <w:r w:rsidRPr="00BA52D4">
        <w:rPr>
          <w:rFonts w:ascii="Arial" w:hAnsi="Arial" w:cs="Arial"/>
        </w:rPr>
        <w:t xml:space="preserve">, X., Kovacevic, N., Lerch, J.P., McIntosh, A.R., Parkinson, J., and Frankland, P.W. (2013). Identification of a Functional Connectome for Long-Term Fear Memory in Mice. PLOS Computational Biology </w:t>
      </w:r>
      <w:r w:rsidRPr="00BA52D4">
        <w:rPr>
          <w:rFonts w:ascii="Arial" w:hAnsi="Arial" w:cs="Arial"/>
          <w:i/>
          <w:iCs/>
        </w:rPr>
        <w:t>9</w:t>
      </w:r>
      <w:r w:rsidRPr="00BA52D4">
        <w:rPr>
          <w:rFonts w:ascii="Arial" w:hAnsi="Arial" w:cs="Arial"/>
        </w:rPr>
        <w:t>, e1002853.</w:t>
      </w:r>
    </w:p>
    <w:p w14:paraId="472986E6" w14:textId="77777777" w:rsidR="00BA52D4" w:rsidRPr="00BA52D4" w:rsidRDefault="00BA52D4" w:rsidP="00BA52D4">
      <w:pPr>
        <w:pStyle w:val="Bibliography"/>
        <w:rPr>
          <w:rFonts w:ascii="Arial" w:hAnsi="Arial" w:cs="Arial"/>
        </w:rPr>
      </w:pPr>
      <w:r w:rsidRPr="00BA52D4">
        <w:rPr>
          <w:rFonts w:ascii="Arial" w:hAnsi="Arial" w:cs="Arial"/>
        </w:rPr>
        <w:t>62.</w:t>
      </w:r>
      <w:r w:rsidRPr="00BA52D4">
        <w:rPr>
          <w:rFonts w:ascii="Arial" w:hAnsi="Arial" w:cs="Arial"/>
        </w:rPr>
        <w:tab/>
        <w:t xml:space="preserve">Dunsmoor, J.E., Kroes, M.C.W., Li, J., </w:t>
      </w:r>
      <w:proofErr w:type="spellStart"/>
      <w:r w:rsidRPr="00BA52D4">
        <w:rPr>
          <w:rFonts w:ascii="Arial" w:hAnsi="Arial" w:cs="Arial"/>
        </w:rPr>
        <w:t>Daw</w:t>
      </w:r>
      <w:proofErr w:type="spellEnd"/>
      <w:r w:rsidRPr="00BA52D4">
        <w:rPr>
          <w:rFonts w:ascii="Arial" w:hAnsi="Arial" w:cs="Arial"/>
        </w:rPr>
        <w:t>, N.D., Simpson, H.B., and Phelps, E.A. (2019). Role of human ventromedial prefrontal cortex in learning and recall of enhanced extinction. The Journal of Neuroscience, 2713–18.</w:t>
      </w:r>
    </w:p>
    <w:p w14:paraId="1F29016B" w14:textId="77777777" w:rsidR="00BA52D4" w:rsidRPr="00BA52D4" w:rsidRDefault="00BA52D4" w:rsidP="00BA52D4">
      <w:pPr>
        <w:pStyle w:val="Bibliography"/>
        <w:rPr>
          <w:rFonts w:ascii="Arial" w:hAnsi="Arial" w:cs="Arial"/>
        </w:rPr>
      </w:pPr>
      <w:r w:rsidRPr="00BA52D4">
        <w:rPr>
          <w:rFonts w:ascii="Arial" w:hAnsi="Arial" w:cs="Arial"/>
        </w:rPr>
        <w:t>63.</w:t>
      </w:r>
      <w:r w:rsidRPr="00BA52D4">
        <w:rPr>
          <w:rFonts w:ascii="Arial" w:hAnsi="Arial" w:cs="Arial"/>
        </w:rPr>
        <w:tab/>
      </w:r>
      <w:proofErr w:type="spellStart"/>
      <w:r w:rsidRPr="00BA52D4">
        <w:rPr>
          <w:rFonts w:ascii="Arial" w:hAnsi="Arial" w:cs="Arial"/>
        </w:rPr>
        <w:t>Haaker</w:t>
      </w:r>
      <w:proofErr w:type="spellEnd"/>
      <w:r w:rsidRPr="00BA52D4">
        <w:rPr>
          <w:rFonts w:ascii="Arial" w:hAnsi="Arial" w:cs="Arial"/>
        </w:rPr>
        <w:t xml:space="preserve">, J., </w:t>
      </w:r>
      <w:proofErr w:type="spellStart"/>
      <w:r w:rsidRPr="00BA52D4">
        <w:rPr>
          <w:rFonts w:ascii="Arial" w:hAnsi="Arial" w:cs="Arial"/>
        </w:rPr>
        <w:t>Gaburro</w:t>
      </w:r>
      <w:proofErr w:type="spellEnd"/>
      <w:r w:rsidRPr="00BA52D4">
        <w:rPr>
          <w:rFonts w:ascii="Arial" w:hAnsi="Arial" w:cs="Arial"/>
        </w:rPr>
        <w:t xml:space="preserve">, S., Sah, A., </w:t>
      </w:r>
      <w:proofErr w:type="spellStart"/>
      <w:r w:rsidRPr="00BA52D4">
        <w:rPr>
          <w:rFonts w:ascii="Arial" w:hAnsi="Arial" w:cs="Arial"/>
        </w:rPr>
        <w:t>Gartmann</w:t>
      </w:r>
      <w:proofErr w:type="spellEnd"/>
      <w:r w:rsidRPr="00BA52D4">
        <w:rPr>
          <w:rFonts w:ascii="Arial" w:hAnsi="Arial" w:cs="Arial"/>
        </w:rPr>
        <w:t xml:space="preserve">, N., </w:t>
      </w:r>
      <w:proofErr w:type="spellStart"/>
      <w:r w:rsidRPr="00BA52D4">
        <w:rPr>
          <w:rFonts w:ascii="Arial" w:hAnsi="Arial" w:cs="Arial"/>
        </w:rPr>
        <w:t>Lonsdorf</w:t>
      </w:r>
      <w:proofErr w:type="spellEnd"/>
      <w:r w:rsidRPr="00BA52D4">
        <w:rPr>
          <w:rFonts w:ascii="Arial" w:hAnsi="Arial" w:cs="Arial"/>
        </w:rPr>
        <w:t xml:space="preserve">, T.B., Meier, K., </w:t>
      </w:r>
      <w:proofErr w:type="spellStart"/>
      <w:r w:rsidRPr="00BA52D4">
        <w:rPr>
          <w:rFonts w:ascii="Arial" w:hAnsi="Arial" w:cs="Arial"/>
        </w:rPr>
        <w:t>Singewald</w:t>
      </w:r>
      <w:proofErr w:type="spellEnd"/>
      <w:r w:rsidRPr="00BA52D4">
        <w:rPr>
          <w:rFonts w:ascii="Arial" w:hAnsi="Arial" w:cs="Arial"/>
        </w:rPr>
        <w:t xml:space="preserve">, N., Pape, H.-C., </w:t>
      </w:r>
      <w:proofErr w:type="spellStart"/>
      <w:r w:rsidRPr="00BA52D4">
        <w:rPr>
          <w:rFonts w:ascii="Arial" w:hAnsi="Arial" w:cs="Arial"/>
        </w:rPr>
        <w:t>Morellini</w:t>
      </w:r>
      <w:proofErr w:type="spellEnd"/>
      <w:r w:rsidRPr="00BA52D4">
        <w:rPr>
          <w:rFonts w:ascii="Arial" w:hAnsi="Arial" w:cs="Arial"/>
        </w:rPr>
        <w:t xml:space="preserve">, F., and Kalisch, R. (2013). Single dose of L-dopa makes extinction memories context-independent and prevents the return of fear. Proceedings of the National Academy of Sciences </w:t>
      </w:r>
      <w:r w:rsidRPr="00BA52D4">
        <w:rPr>
          <w:rFonts w:ascii="Arial" w:hAnsi="Arial" w:cs="Arial"/>
          <w:i/>
          <w:iCs/>
        </w:rPr>
        <w:t>110</w:t>
      </w:r>
      <w:r w:rsidRPr="00BA52D4">
        <w:rPr>
          <w:rFonts w:ascii="Arial" w:hAnsi="Arial" w:cs="Arial"/>
        </w:rPr>
        <w:t>, E2428–E2436.</w:t>
      </w:r>
    </w:p>
    <w:p w14:paraId="032833E0" w14:textId="77777777" w:rsidR="00BA52D4" w:rsidRPr="00BA52D4" w:rsidRDefault="00BA52D4" w:rsidP="00BA52D4">
      <w:pPr>
        <w:pStyle w:val="Bibliography"/>
        <w:rPr>
          <w:rFonts w:ascii="Arial" w:hAnsi="Arial" w:cs="Arial"/>
        </w:rPr>
      </w:pPr>
      <w:r w:rsidRPr="00BA52D4">
        <w:rPr>
          <w:rFonts w:ascii="Arial" w:hAnsi="Arial" w:cs="Arial"/>
        </w:rPr>
        <w:t>64.</w:t>
      </w:r>
      <w:r w:rsidRPr="00BA52D4">
        <w:rPr>
          <w:rFonts w:ascii="Arial" w:hAnsi="Arial" w:cs="Arial"/>
        </w:rPr>
        <w:tab/>
        <w:t xml:space="preserve">Milad, M.R., Vidal-Gonzalez, I., and Quirk, G.J. (2004). Electrical stimulation of medial prefrontal cortex reduces conditioned fear in a temporally specific manner. Behav </w:t>
      </w:r>
      <w:proofErr w:type="spellStart"/>
      <w:r w:rsidRPr="00BA52D4">
        <w:rPr>
          <w:rFonts w:ascii="Arial" w:hAnsi="Arial" w:cs="Arial"/>
        </w:rPr>
        <w:t>Neurosci</w:t>
      </w:r>
      <w:proofErr w:type="spellEnd"/>
      <w:r w:rsidRPr="00BA52D4">
        <w:rPr>
          <w:rFonts w:ascii="Arial" w:hAnsi="Arial" w:cs="Arial"/>
        </w:rPr>
        <w:t xml:space="preserve"> </w:t>
      </w:r>
      <w:r w:rsidRPr="00BA52D4">
        <w:rPr>
          <w:rFonts w:ascii="Arial" w:hAnsi="Arial" w:cs="Arial"/>
          <w:i/>
          <w:iCs/>
        </w:rPr>
        <w:t>118</w:t>
      </w:r>
      <w:r w:rsidRPr="00BA52D4">
        <w:rPr>
          <w:rFonts w:ascii="Arial" w:hAnsi="Arial" w:cs="Arial"/>
        </w:rPr>
        <w:t>, 389–394.</w:t>
      </w:r>
    </w:p>
    <w:p w14:paraId="385ACF39" w14:textId="77777777" w:rsidR="00BA52D4" w:rsidRPr="00BA52D4" w:rsidRDefault="00BA52D4" w:rsidP="00BA52D4">
      <w:pPr>
        <w:pStyle w:val="Bibliography"/>
        <w:rPr>
          <w:rFonts w:ascii="Arial" w:hAnsi="Arial" w:cs="Arial"/>
        </w:rPr>
      </w:pPr>
      <w:r w:rsidRPr="00BA52D4">
        <w:rPr>
          <w:rFonts w:ascii="Arial" w:hAnsi="Arial" w:cs="Arial"/>
        </w:rPr>
        <w:lastRenderedPageBreak/>
        <w:t>65.</w:t>
      </w:r>
      <w:r w:rsidRPr="00BA52D4">
        <w:rPr>
          <w:rFonts w:ascii="Arial" w:hAnsi="Arial" w:cs="Arial"/>
        </w:rPr>
        <w:tab/>
      </w:r>
      <w:proofErr w:type="spellStart"/>
      <w:r w:rsidRPr="00BA52D4">
        <w:rPr>
          <w:rFonts w:ascii="Arial" w:hAnsi="Arial" w:cs="Arial"/>
        </w:rPr>
        <w:t>Raij</w:t>
      </w:r>
      <w:proofErr w:type="spellEnd"/>
      <w:r w:rsidRPr="00BA52D4">
        <w:rPr>
          <w:rFonts w:ascii="Arial" w:hAnsi="Arial" w:cs="Arial"/>
        </w:rPr>
        <w:t xml:space="preserve">, T., </w:t>
      </w:r>
      <w:proofErr w:type="spellStart"/>
      <w:r w:rsidRPr="00BA52D4">
        <w:rPr>
          <w:rFonts w:ascii="Arial" w:hAnsi="Arial" w:cs="Arial"/>
        </w:rPr>
        <w:t>Nummenmaa</w:t>
      </w:r>
      <w:proofErr w:type="spellEnd"/>
      <w:r w:rsidRPr="00BA52D4">
        <w:rPr>
          <w:rFonts w:ascii="Arial" w:hAnsi="Arial" w:cs="Arial"/>
        </w:rPr>
        <w:t xml:space="preserve">, A., Marin, M.-F., Porter, D., </w:t>
      </w:r>
      <w:proofErr w:type="spellStart"/>
      <w:r w:rsidRPr="00BA52D4">
        <w:rPr>
          <w:rFonts w:ascii="Arial" w:hAnsi="Arial" w:cs="Arial"/>
        </w:rPr>
        <w:t>Furtak</w:t>
      </w:r>
      <w:proofErr w:type="spellEnd"/>
      <w:r w:rsidRPr="00BA52D4">
        <w:rPr>
          <w:rFonts w:ascii="Arial" w:hAnsi="Arial" w:cs="Arial"/>
        </w:rPr>
        <w:t xml:space="preserve">, S., </w:t>
      </w:r>
      <w:proofErr w:type="spellStart"/>
      <w:r w:rsidRPr="00BA52D4">
        <w:rPr>
          <w:rFonts w:ascii="Arial" w:hAnsi="Arial" w:cs="Arial"/>
        </w:rPr>
        <w:t>Setsompop</w:t>
      </w:r>
      <w:proofErr w:type="spellEnd"/>
      <w:r w:rsidRPr="00BA52D4">
        <w:rPr>
          <w:rFonts w:ascii="Arial" w:hAnsi="Arial" w:cs="Arial"/>
        </w:rPr>
        <w:t xml:space="preserve">, K., and Milad, M.R. (2018). Prefrontal Cortex Stimulation Enhances Fear Extinction Memory in Humans. Biological Psychiatry </w:t>
      </w:r>
      <w:r w:rsidRPr="00BA52D4">
        <w:rPr>
          <w:rFonts w:ascii="Arial" w:hAnsi="Arial" w:cs="Arial"/>
          <w:i/>
          <w:iCs/>
        </w:rPr>
        <w:t>84</w:t>
      </w:r>
      <w:r w:rsidRPr="00BA52D4">
        <w:rPr>
          <w:rFonts w:ascii="Arial" w:hAnsi="Arial" w:cs="Arial"/>
        </w:rPr>
        <w:t>, 129–137.</w:t>
      </w:r>
    </w:p>
    <w:p w14:paraId="0ECC960E" w14:textId="77777777" w:rsidR="00BA52D4" w:rsidRPr="00BA52D4" w:rsidRDefault="00BA52D4" w:rsidP="00BA52D4">
      <w:pPr>
        <w:pStyle w:val="Bibliography"/>
        <w:rPr>
          <w:rFonts w:ascii="Arial" w:hAnsi="Arial" w:cs="Arial"/>
        </w:rPr>
      </w:pPr>
      <w:r w:rsidRPr="00BA52D4">
        <w:rPr>
          <w:rFonts w:ascii="Arial" w:hAnsi="Arial" w:cs="Arial"/>
        </w:rPr>
        <w:t>66.</w:t>
      </w:r>
      <w:r w:rsidRPr="00BA52D4">
        <w:rPr>
          <w:rFonts w:ascii="Arial" w:hAnsi="Arial" w:cs="Arial"/>
        </w:rPr>
        <w:tab/>
        <w:t xml:space="preserve">O’Reilly, R.C., and Rudy, J.W. (2001). Conjunctive representations in learning and memory: Principles of cortical and hippocampal function. Psychological Review </w:t>
      </w:r>
      <w:r w:rsidRPr="00BA52D4">
        <w:rPr>
          <w:rFonts w:ascii="Arial" w:hAnsi="Arial" w:cs="Arial"/>
          <w:i/>
          <w:iCs/>
        </w:rPr>
        <w:t>108</w:t>
      </w:r>
      <w:r w:rsidRPr="00BA52D4">
        <w:rPr>
          <w:rFonts w:ascii="Arial" w:hAnsi="Arial" w:cs="Arial"/>
        </w:rPr>
        <w:t>, 311–345.</w:t>
      </w:r>
    </w:p>
    <w:p w14:paraId="59A5411F" w14:textId="77777777" w:rsidR="00BA52D4" w:rsidRPr="00BA52D4" w:rsidRDefault="00BA52D4" w:rsidP="00BA52D4">
      <w:pPr>
        <w:pStyle w:val="Bibliography"/>
        <w:rPr>
          <w:rFonts w:ascii="Arial" w:hAnsi="Arial" w:cs="Arial"/>
        </w:rPr>
      </w:pPr>
      <w:r w:rsidRPr="00BA52D4">
        <w:rPr>
          <w:rFonts w:ascii="Arial" w:hAnsi="Arial" w:cs="Arial"/>
        </w:rPr>
        <w:t>67.</w:t>
      </w:r>
      <w:r w:rsidRPr="00BA52D4">
        <w:rPr>
          <w:rFonts w:ascii="Arial" w:hAnsi="Arial" w:cs="Arial"/>
        </w:rPr>
        <w:tab/>
        <w:t xml:space="preserve">Bouton, M.E., Maren, S., and McNally, G.P. (2020). Behavioral and neurobiological mechanisms of pavlovian and instrumental extinction learning. Physiological Reviews </w:t>
      </w:r>
      <w:r w:rsidRPr="00BA52D4">
        <w:rPr>
          <w:rFonts w:ascii="Arial" w:hAnsi="Arial" w:cs="Arial"/>
          <w:i/>
          <w:iCs/>
        </w:rPr>
        <w:t>101</w:t>
      </w:r>
      <w:r w:rsidRPr="00BA52D4">
        <w:rPr>
          <w:rFonts w:ascii="Arial" w:hAnsi="Arial" w:cs="Arial"/>
        </w:rPr>
        <w:t>, 611–681.</w:t>
      </w:r>
    </w:p>
    <w:p w14:paraId="33C01848" w14:textId="77777777" w:rsidR="00BA52D4" w:rsidRPr="00BA52D4" w:rsidRDefault="00BA52D4" w:rsidP="00BA52D4">
      <w:pPr>
        <w:pStyle w:val="Bibliography"/>
        <w:rPr>
          <w:rFonts w:ascii="Arial" w:hAnsi="Arial" w:cs="Arial"/>
        </w:rPr>
      </w:pPr>
      <w:r w:rsidRPr="00BA52D4">
        <w:rPr>
          <w:rFonts w:ascii="Arial" w:hAnsi="Arial" w:cs="Arial"/>
        </w:rPr>
        <w:t>68.</w:t>
      </w:r>
      <w:r w:rsidRPr="00BA52D4">
        <w:rPr>
          <w:rFonts w:ascii="Arial" w:hAnsi="Arial" w:cs="Arial"/>
        </w:rPr>
        <w:tab/>
      </w:r>
      <w:proofErr w:type="spellStart"/>
      <w:r w:rsidRPr="00BA52D4">
        <w:rPr>
          <w:rFonts w:ascii="Arial" w:hAnsi="Arial" w:cs="Arial"/>
        </w:rPr>
        <w:t>Tronson</w:t>
      </w:r>
      <w:proofErr w:type="spellEnd"/>
      <w:r w:rsidRPr="00BA52D4">
        <w:rPr>
          <w:rFonts w:ascii="Arial" w:hAnsi="Arial" w:cs="Arial"/>
        </w:rPr>
        <w:t xml:space="preserve">, N.C., </w:t>
      </w:r>
      <w:proofErr w:type="spellStart"/>
      <w:r w:rsidRPr="00BA52D4">
        <w:rPr>
          <w:rFonts w:ascii="Arial" w:hAnsi="Arial" w:cs="Arial"/>
        </w:rPr>
        <w:t>Schrick</w:t>
      </w:r>
      <w:proofErr w:type="spellEnd"/>
      <w:r w:rsidRPr="00BA52D4">
        <w:rPr>
          <w:rFonts w:ascii="Arial" w:hAnsi="Arial" w:cs="Arial"/>
        </w:rPr>
        <w:t xml:space="preserve">, C., Guzman, Y.F., Huh, K.H., Srivastava, D.P., </w:t>
      </w:r>
      <w:proofErr w:type="spellStart"/>
      <w:r w:rsidRPr="00BA52D4">
        <w:rPr>
          <w:rFonts w:ascii="Arial" w:hAnsi="Arial" w:cs="Arial"/>
        </w:rPr>
        <w:t>Penzes</w:t>
      </w:r>
      <w:proofErr w:type="spellEnd"/>
      <w:r w:rsidRPr="00BA52D4">
        <w:rPr>
          <w:rFonts w:ascii="Arial" w:hAnsi="Arial" w:cs="Arial"/>
        </w:rPr>
        <w:t xml:space="preserve">, P., </w:t>
      </w:r>
      <w:proofErr w:type="spellStart"/>
      <w:r w:rsidRPr="00BA52D4">
        <w:rPr>
          <w:rFonts w:ascii="Arial" w:hAnsi="Arial" w:cs="Arial"/>
        </w:rPr>
        <w:t>Guedea</w:t>
      </w:r>
      <w:proofErr w:type="spellEnd"/>
      <w:r w:rsidRPr="00BA52D4">
        <w:rPr>
          <w:rFonts w:ascii="Arial" w:hAnsi="Arial" w:cs="Arial"/>
        </w:rPr>
        <w:t xml:space="preserve">, A.L., Gao, C., and </w:t>
      </w:r>
      <w:proofErr w:type="spellStart"/>
      <w:r w:rsidRPr="00BA52D4">
        <w:rPr>
          <w:rFonts w:ascii="Arial" w:hAnsi="Arial" w:cs="Arial"/>
        </w:rPr>
        <w:t>Radulovic</w:t>
      </w:r>
      <w:proofErr w:type="spellEnd"/>
      <w:r w:rsidRPr="00BA52D4">
        <w:rPr>
          <w:rFonts w:ascii="Arial" w:hAnsi="Arial" w:cs="Arial"/>
        </w:rPr>
        <w:t xml:space="preserve">, J. (2009). Segregated Populations of Hippocampal Principal CA1 Neurons Mediating Conditioning and Extinction of Contextual Fear. J. </w:t>
      </w:r>
      <w:proofErr w:type="spellStart"/>
      <w:r w:rsidRPr="00BA52D4">
        <w:rPr>
          <w:rFonts w:ascii="Arial" w:hAnsi="Arial" w:cs="Arial"/>
        </w:rPr>
        <w:t>Neurosci</w:t>
      </w:r>
      <w:proofErr w:type="spellEnd"/>
      <w:r w:rsidRPr="00BA52D4">
        <w:rPr>
          <w:rFonts w:ascii="Arial" w:hAnsi="Arial" w:cs="Arial"/>
        </w:rPr>
        <w:t xml:space="preserve">. </w:t>
      </w:r>
      <w:r w:rsidRPr="00BA52D4">
        <w:rPr>
          <w:rFonts w:ascii="Arial" w:hAnsi="Arial" w:cs="Arial"/>
          <w:i/>
          <w:iCs/>
        </w:rPr>
        <w:t>29</w:t>
      </w:r>
      <w:r w:rsidRPr="00BA52D4">
        <w:rPr>
          <w:rFonts w:ascii="Arial" w:hAnsi="Arial" w:cs="Arial"/>
        </w:rPr>
        <w:t>, 3387–3394.</w:t>
      </w:r>
    </w:p>
    <w:p w14:paraId="6B7049B6" w14:textId="77777777" w:rsidR="00BA52D4" w:rsidRPr="00BA52D4" w:rsidRDefault="00BA52D4" w:rsidP="00BA52D4">
      <w:pPr>
        <w:pStyle w:val="Bibliography"/>
        <w:rPr>
          <w:rFonts w:ascii="Arial" w:hAnsi="Arial" w:cs="Arial"/>
        </w:rPr>
      </w:pPr>
      <w:r w:rsidRPr="00BA52D4">
        <w:rPr>
          <w:rFonts w:ascii="Arial" w:hAnsi="Arial" w:cs="Arial"/>
        </w:rPr>
        <w:t>69.</w:t>
      </w:r>
      <w:r w:rsidRPr="00BA52D4">
        <w:rPr>
          <w:rFonts w:ascii="Arial" w:hAnsi="Arial" w:cs="Arial"/>
        </w:rPr>
        <w:tab/>
        <w:t xml:space="preserve">Twining, R.C., </w:t>
      </w:r>
      <w:proofErr w:type="spellStart"/>
      <w:r w:rsidRPr="00BA52D4">
        <w:rPr>
          <w:rFonts w:ascii="Arial" w:hAnsi="Arial" w:cs="Arial"/>
        </w:rPr>
        <w:t>Lepak</w:t>
      </w:r>
      <w:proofErr w:type="spellEnd"/>
      <w:r w:rsidRPr="00BA52D4">
        <w:rPr>
          <w:rFonts w:ascii="Arial" w:hAnsi="Arial" w:cs="Arial"/>
        </w:rPr>
        <w:t xml:space="preserve">, K., </w:t>
      </w:r>
      <w:proofErr w:type="spellStart"/>
      <w:r w:rsidRPr="00BA52D4">
        <w:rPr>
          <w:rFonts w:ascii="Arial" w:hAnsi="Arial" w:cs="Arial"/>
        </w:rPr>
        <w:t>Kirry</w:t>
      </w:r>
      <w:proofErr w:type="spellEnd"/>
      <w:r w:rsidRPr="00BA52D4">
        <w:rPr>
          <w:rFonts w:ascii="Arial" w:hAnsi="Arial" w:cs="Arial"/>
        </w:rPr>
        <w:t xml:space="preserve">, A.J., and Gilmartin, M.R. (2020). Ventral Hippocampal Input to the Prelimbic Cortex Dissociates the Context from the Cue Association in Trace Fear Memory. J. </w:t>
      </w:r>
      <w:proofErr w:type="spellStart"/>
      <w:r w:rsidRPr="00BA52D4">
        <w:rPr>
          <w:rFonts w:ascii="Arial" w:hAnsi="Arial" w:cs="Arial"/>
        </w:rPr>
        <w:t>Neurosci</w:t>
      </w:r>
      <w:proofErr w:type="spellEnd"/>
      <w:r w:rsidRPr="00BA52D4">
        <w:rPr>
          <w:rFonts w:ascii="Arial" w:hAnsi="Arial" w:cs="Arial"/>
        </w:rPr>
        <w:t xml:space="preserve">. </w:t>
      </w:r>
      <w:r w:rsidRPr="00BA52D4">
        <w:rPr>
          <w:rFonts w:ascii="Arial" w:hAnsi="Arial" w:cs="Arial"/>
          <w:i/>
          <w:iCs/>
        </w:rPr>
        <w:t>40</w:t>
      </w:r>
      <w:r w:rsidRPr="00BA52D4">
        <w:rPr>
          <w:rFonts w:ascii="Arial" w:hAnsi="Arial" w:cs="Arial"/>
        </w:rPr>
        <w:t>, 3217–3230.</w:t>
      </w:r>
    </w:p>
    <w:p w14:paraId="4DC8B6DD" w14:textId="77777777" w:rsidR="00BA52D4" w:rsidRPr="00BA52D4" w:rsidRDefault="00BA52D4" w:rsidP="00BA52D4">
      <w:pPr>
        <w:pStyle w:val="Bibliography"/>
        <w:rPr>
          <w:rFonts w:ascii="Arial" w:hAnsi="Arial" w:cs="Arial"/>
        </w:rPr>
      </w:pPr>
      <w:r w:rsidRPr="00BA52D4">
        <w:rPr>
          <w:rFonts w:ascii="Arial" w:hAnsi="Arial" w:cs="Arial"/>
        </w:rPr>
        <w:t>70.</w:t>
      </w:r>
      <w:r w:rsidRPr="00BA52D4">
        <w:rPr>
          <w:rFonts w:ascii="Arial" w:hAnsi="Arial" w:cs="Arial"/>
        </w:rPr>
        <w:tab/>
        <w:t xml:space="preserve">Fullana, M.A., </w:t>
      </w:r>
      <w:proofErr w:type="spellStart"/>
      <w:r w:rsidRPr="00BA52D4">
        <w:rPr>
          <w:rFonts w:ascii="Arial" w:hAnsi="Arial" w:cs="Arial"/>
        </w:rPr>
        <w:t>Albajes-Eizagirre</w:t>
      </w:r>
      <w:proofErr w:type="spellEnd"/>
      <w:r w:rsidRPr="00BA52D4">
        <w:rPr>
          <w:rFonts w:ascii="Arial" w:hAnsi="Arial" w:cs="Arial"/>
        </w:rPr>
        <w:t xml:space="preserve">, A., Soriano-Mas, C., </w:t>
      </w:r>
      <w:proofErr w:type="spellStart"/>
      <w:r w:rsidRPr="00BA52D4">
        <w:rPr>
          <w:rFonts w:ascii="Arial" w:hAnsi="Arial" w:cs="Arial"/>
        </w:rPr>
        <w:t>Vervliet</w:t>
      </w:r>
      <w:proofErr w:type="spellEnd"/>
      <w:r w:rsidRPr="00BA52D4">
        <w:rPr>
          <w:rFonts w:ascii="Arial" w:hAnsi="Arial" w:cs="Arial"/>
        </w:rPr>
        <w:t xml:space="preserve">, B., </w:t>
      </w:r>
      <w:proofErr w:type="spellStart"/>
      <w:r w:rsidRPr="00BA52D4">
        <w:rPr>
          <w:rFonts w:ascii="Arial" w:hAnsi="Arial" w:cs="Arial"/>
        </w:rPr>
        <w:t>Cardoner</w:t>
      </w:r>
      <w:proofErr w:type="spellEnd"/>
      <w:r w:rsidRPr="00BA52D4">
        <w:rPr>
          <w:rFonts w:ascii="Arial" w:hAnsi="Arial" w:cs="Arial"/>
        </w:rPr>
        <w:t xml:space="preserve">, N., Benet, O., </w:t>
      </w:r>
      <w:proofErr w:type="spellStart"/>
      <w:r w:rsidRPr="00BA52D4">
        <w:rPr>
          <w:rFonts w:ascii="Arial" w:hAnsi="Arial" w:cs="Arial"/>
        </w:rPr>
        <w:t>Radua</w:t>
      </w:r>
      <w:proofErr w:type="spellEnd"/>
      <w:r w:rsidRPr="00BA52D4">
        <w:rPr>
          <w:rFonts w:ascii="Arial" w:hAnsi="Arial" w:cs="Arial"/>
        </w:rPr>
        <w:t xml:space="preserve">, J., and Harrison, B.J. (2019). Amygdala where art thou? Neuroscience and Biobehavioral Reviews </w:t>
      </w:r>
      <w:r w:rsidRPr="00BA52D4">
        <w:rPr>
          <w:rFonts w:ascii="Arial" w:hAnsi="Arial" w:cs="Arial"/>
          <w:i/>
          <w:iCs/>
        </w:rPr>
        <w:t>102</w:t>
      </w:r>
      <w:r w:rsidRPr="00BA52D4">
        <w:rPr>
          <w:rFonts w:ascii="Arial" w:hAnsi="Arial" w:cs="Arial"/>
        </w:rPr>
        <w:t>, 430–431.</w:t>
      </w:r>
    </w:p>
    <w:p w14:paraId="281C1DEB" w14:textId="77777777" w:rsidR="00BA52D4" w:rsidRPr="00BA52D4" w:rsidRDefault="00BA52D4" w:rsidP="00BA52D4">
      <w:pPr>
        <w:pStyle w:val="Bibliography"/>
        <w:rPr>
          <w:rFonts w:ascii="Arial" w:hAnsi="Arial" w:cs="Arial"/>
        </w:rPr>
      </w:pPr>
      <w:r w:rsidRPr="00BA52D4">
        <w:rPr>
          <w:rFonts w:ascii="Arial" w:hAnsi="Arial" w:cs="Arial"/>
        </w:rPr>
        <w:t>71.</w:t>
      </w:r>
      <w:r w:rsidRPr="00BA52D4">
        <w:rPr>
          <w:rFonts w:ascii="Arial" w:hAnsi="Arial" w:cs="Arial"/>
        </w:rPr>
        <w:tab/>
      </w:r>
      <w:proofErr w:type="spellStart"/>
      <w:r w:rsidRPr="00BA52D4">
        <w:rPr>
          <w:rFonts w:ascii="Arial" w:hAnsi="Arial" w:cs="Arial"/>
        </w:rPr>
        <w:t>Herry</w:t>
      </w:r>
      <w:proofErr w:type="spellEnd"/>
      <w:r w:rsidRPr="00BA52D4">
        <w:rPr>
          <w:rFonts w:ascii="Arial" w:hAnsi="Arial" w:cs="Arial"/>
        </w:rPr>
        <w:t xml:space="preserve">, C., </w:t>
      </w:r>
      <w:proofErr w:type="spellStart"/>
      <w:r w:rsidRPr="00BA52D4">
        <w:rPr>
          <w:rFonts w:ascii="Arial" w:hAnsi="Arial" w:cs="Arial"/>
        </w:rPr>
        <w:t>Ferraguti</w:t>
      </w:r>
      <w:proofErr w:type="spellEnd"/>
      <w:r w:rsidRPr="00BA52D4">
        <w:rPr>
          <w:rFonts w:ascii="Arial" w:hAnsi="Arial" w:cs="Arial"/>
        </w:rPr>
        <w:t xml:space="preserve">, F., </w:t>
      </w:r>
      <w:proofErr w:type="spellStart"/>
      <w:r w:rsidRPr="00BA52D4">
        <w:rPr>
          <w:rFonts w:ascii="Arial" w:hAnsi="Arial" w:cs="Arial"/>
        </w:rPr>
        <w:t>Singewald</w:t>
      </w:r>
      <w:proofErr w:type="spellEnd"/>
      <w:r w:rsidRPr="00BA52D4">
        <w:rPr>
          <w:rFonts w:ascii="Arial" w:hAnsi="Arial" w:cs="Arial"/>
        </w:rPr>
        <w:t xml:space="preserve">, N., </w:t>
      </w:r>
      <w:proofErr w:type="spellStart"/>
      <w:r w:rsidRPr="00BA52D4">
        <w:rPr>
          <w:rFonts w:ascii="Arial" w:hAnsi="Arial" w:cs="Arial"/>
        </w:rPr>
        <w:t>Letzkus</w:t>
      </w:r>
      <w:proofErr w:type="spellEnd"/>
      <w:r w:rsidRPr="00BA52D4">
        <w:rPr>
          <w:rFonts w:ascii="Arial" w:hAnsi="Arial" w:cs="Arial"/>
        </w:rPr>
        <w:t xml:space="preserve">, J.J., Ehrlich, I., and </w:t>
      </w:r>
      <w:proofErr w:type="spellStart"/>
      <w:r w:rsidRPr="00BA52D4">
        <w:rPr>
          <w:rFonts w:ascii="Arial" w:hAnsi="Arial" w:cs="Arial"/>
        </w:rPr>
        <w:t>Lüthi</w:t>
      </w:r>
      <w:proofErr w:type="spellEnd"/>
      <w:r w:rsidRPr="00BA52D4">
        <w:rPr>
          <w:rFonts w:ascii="Arial" w:hAnsi="Arial" w:cs="Arial"/>
        </w:rPr>
        <w:t xml:space="preserve">, A. (2010). Neuronal circuits of fear extinction. European Journal of Neuroscience </w:t>
      </w:r>
      <w:r w:rsidRPr="00BA52D4">
        <w:rPr>
          <w:rFonts w:ascii="Arial" w:hAnsi="Arial" w:cs="Arial"/>
          <w:i/>
          <w:iCs/>
        </w:rPr>
        <w:t>31</w:t>
      </w:r>
      <w:r w:rsidRPr="00BA52D4">
        <w:rPr>
          <w:rFonts w:ascii="Arial" w:hAnsi="Arial" w:cs="Arial"/>
        </w:rPr>
        <w:t>, 599–612.</w:t>
      </w:r>
    </w:p>
    <w:p w14:paraId="59B48DD9" w14:textId="77777777" w:rsidR="00BA52D4" w:rsidRPr="00BA52D4" w:rsidRDefault="00BA52D4" w:rsidP="00BA52D4">
      <w:pPr>
        <w:pStyle w:val="Bibliography"/>
        <w:rPr>
          <w:rFonts w:ascii="Arial" w:hAnsi="Arial" w:cs="Arial"/>
        </w:rPr>
      </w:pPr>
      <w:r w:rsidRPr="00BA52D4">
        <w:rPr>
          <w:rFonts w:ascii="Arial" w:hAnsi="Arial" w:cs="Arial"/>
        </w:rPr>
        <w:t>72.</w:t>
      </w:r>
      <w:r w:rsidRPr="00BA52D4">
        <w:rPr>
          <w:rFonts w:ascii="Arial" w:hAnsi="Arial" w:cs="Arial"/>
        </w:rPr>
        <w:tab/>
        <w:t xml:space="preserve">Ghosh, S., and </w:t>
      </w:r>
      <w:proofErr w:type="spellStart"/>
      <w:r w:rsidRPr="00BA52D4">
        <w:rPr>
          <w:rFonts w:ascii="Arial" w:hAnsi="Arial" w:cs="Arial"/>
        </w:rPr>
        <w:t>Chattarji</w:t>
      </w:r>
      <w:proofErr w:type="spellEnd"/>
      <w:r w:rsidRPr="00BA52D4">
        <w:rPr>
          <w:rFonts w:ascii="Arial" w:hAnsi="Arial" w:cs="Arial"/>
        </w:rPr>
        <w:t xml:space="preserve">, S. (2015). Neuronal encoding of the switch from specific to generalized fear. Nature Neuroscience </w:t>
      </w:r>
      <w:r w:rsidRPr="00BA52D4">
        <w:rPr>
          <w:rFonts w:ascii="Arial" w:hAnsi="Arial" w:cs="Arial"/>
          <w:i/>
          <w:iCs/>
        </w:rPr>
        <w:t>18</w:t>
      </w:r>
      <w:r w:rsidRPr="00BA52D4">
        <w:rPr>
          <w:rFonts w:ascii="Arial" w:hAnsi="Arial" w:cs="Arial"/>
        </w:rPr>
        <w:t>, 112–120.</w:t>
      </w:r>
    </w:p>
    <w:p w14:paraId="7EB290A0" w14:textId="77777777" w:rsidR="00BA52D4" w:rsidRPr="00BA52D4" w:rsidRDefault="00BA52D4" w:rsidP="00BA52D4">
      <w:pPr>
        <w:pStyle w:val="Bibliography"/>
        <w:rPr>
          <w:rFonts w:ascii="Arial" w:hAnsi="Arial" w:cs="Arial"/>
        </w:rPr>
      </w:pPr>
      <w:r w:rsidRPr="00BA52D4">
        <w:rPr>
          <w:rFonts w:ascii="Arial" w:hAnsi="Arial" w:cs="Arial"/>
        </w:rPr>
        <w:t>73.</w:t>
      </w:r>
      <w:r w:rsidRPr="00BA52D4">
        <w:rPr>
          <w:rFonts w:ascii="Arial" w:hAnsi="Arial" w:cs="Arial"/>
        </w:rPr>
        <w:tab/>
        <w:t xml:space="preserve">Bach, D.R., Weiskopf, N., and Dolan, R.J. (2011). A stable sparse fear memory trace in human amygdala. Journal of Neuroscience </w:t>
      </w:r>
      <w:r w:rsidRPr="00BA52D4">
        <w:rPr>
          <w:rFonts w:ascii="Arial" w:hAnsi="Arial" w:cs="Arial"/>
          <w:i/>
          <w:iCs/>
        </w:rPr>
        <w:t>31</w:t>
      </w:r>
      <w:r w:rsidRPr="00BA52D4">
        <w:rPr>
          <w:rFonts w:ascii="Arial" w:hAnsi="Arial" w:cs="Arial"/>
        </w:rPr>
        <w:t>, 9383–9389.</w:t>
      </w:r>
    </w:p>
    <w:p w14:paraId="23633F51" w14:textId="77777777" w:rsidR="00BA52D4" w:rsidRPr="00BA52D4" w:rsidRDefault="00BA52D4" w:rsidP="00BA52D4">
      <w:pPr>
        <w:pStyle w:val="Bibliography"/>
        <w:rPr>
          <w:rFonts w:ascii="Arial" w:hAnsi="Arial" w:cs="Arial"/>
        </w:rPr>
      </w:pPr>
      <w:r w:rsidRPr="00BA52D4">
        <w:rPr>
          <w:rFonts w:ascii="Arial" w:hAnsi="Arial" w:cs="Arial"/>
        </w:rPr>
        <w:t>74.</w:t>
      </w:r>
      <w:r w:rsidRPr="00BA52D4">
        <w:rPr>
          <w:rFonts w:ascii="Arial" w:hAnsi="Arial" w:cs="Arial"/>
        </w:rPr>
        <w:tab/>
        <w:t xml:space="preserve">Graner, J.L., </w:t>
      </w:r>
      <w:proofErr w:type="spellStart"/>
      <w:r w:rsidRPr="00BA52D4">
        <w:rPr>
          <w:rFonts w:ascii="Arial" w:hAnsi="Arial" w:cs="Arial"/>
        </w:rPr>
        <w:t>Stjepanović</w:t>
      </w:r>
      <w:proofErr w:type="spellEnd"/>
      <w:r w:rsidRPr="00BA52D4">
        <w:rPr>
          <w:rFonts w:ascii="Arial" w:hAnsi="Arial" w:cs="Arial"/>
        </w:rPr>
        <w:t xml:space="preserve">, D., and </w:t>
      </w:r>
      <w:proofErr w:type="spellStart"/>
      <w:r w:rsidRPr="00BA52D4">
        <w:rPr>
          <w:rFonts w:ascii="Arial" w:hAnsi="Arial" w:cs="Arial"/>
        </w:rPr>
        <w:t>LaBar</w:t>
      </w:r>
      <w:proofErr w:type="spellEnd"/>
      <w:r w:rsidRPr="00BA52D4">
        <w:rPr>
          <w:rFonts w:ascii="Arial" w:hAnsi="Arial" w:cs="Arial"/>
        </w:rPr>
        <w:t>, K.S. (2020). Extinction learning alters the neural representation of conditioned fear. Cognitive, Affective and Behavioral Neuroscience.</w:t>
      </w:r>
    </w:p>
    <w:p w14:paraId="3180BD33" w14:textId="77777777" w:rsidR="00BA52D4" w:rsidRPr="00BA52D4" w:rsidRDefault="00BA52D4" w:rsidP="00BA52D4">
      <w:pPr>
        <w:pStyle w:val="Bibliography"/>
        <w:rPr>
          <w:rFonts w:ascii="Arial" w:hAnsi="Arial" w:cs="Arial"/>
        </w:rPr>
      </w:pPr>
      <w:r w:rsidRPr="00BA52D4">
        <w:rPr>
          <w:rFonts w:ascii="Arial" w:hAnsi="Arial" w:cs="Arial"/>
        </w:rPr>
        <w:t>75.</w:t>
      </w:r>
      <w:r w:rsidRPr="00BA52D4">
        <w:rPr>
          <w:rFonts w:ascii="Arial" w:hAnsi="Arial" w:cs="Arial"/>
        </w:rPr>
        <w:tab/>
        <w:t xml:space="preserve">Visser, R.M., Scholte, H.S., </w:t>
      </w:r>
      <w:proofErr w:type="spellStart"/>
      <w:r w:rsidRPr="00BA52D4">
        <w:rPr>
          <w:rFonts w:ascii="Arial" w:hAnsi="Arial" w:cs="Arial"/>
        </w:rPr>
        <w:t>Beemsterboer</w:t>
      </w:r>
      <w:proofErr w:type="spellEnd"/>
      <w:r w:rsidRPr="00BA52D4">
        <w:rPr>
          <w:rFonts w:ascii="Arial" w:hAnsi="Arial" w:cs="Arial"/>
        </w:rPr>
        <w:t xml:space="preserve">, T., and </w:t>
      </w:r>
      <w:proofErr w:type="spellStart"/>
      <w:r w:rsidRPr="00BA52D4">
        <w:rPr>
          <w:rFonts w:ascii="Arial" w:hAnsi="Arial" w:cs="Arial"/>
        </w:rPr>
        <w:t>Kindt</w:t>
      </w:r>
      <w:proofErr w:type="spellEnd"/>
      <w:r w:rsidRPr="00BA52D4">
        <w:rPr>
          <w:rFonts w:ascii="Arial" w:hAnsi="Arial" w:cs="Arial"/>
        </w:rPr>
        <w:t xml:space="preserve">, M. (2013). Neural pattern similarity predicts long-term fear memory. Nature Neuroscience </w:t>
      </w:r>
      <w:r w:rsidRPr="00BA52D4">
        <w:rPr>
          <w:rFonts w:ascii="Arial" w:hAnsi="Arial" w:cs="Arial"/>
          <w:i/>
          <w:iCs/>
        </w:rPr>
        <w:t>16</w:t>
      </w:r>
      <w:r w:rsidRPr="00BA52D4">
        <w:rPr>
          <w:rFonts w:ascii="Arial" w:hAnsi="Arial" w:cs="Arial"/>
        </w:rPr>
        <w:t>, 388–390.</w:t>
      </w:r>
    </w:p>
    <w:p w14:paraId="32E71EE7" w14:textId="77777777" w:rsidR="00BA52D4" w:rsidRPr="00BA52D4" w:rsidRDefault="00BA52D4" w:rsidP="00BA52D4">
      <w:pPr>
        <w:pStyle w:val="Bibliography"/>
        <w:rPr>
          <w:rFonts w:ascii="Arial" w:hAnsi="Arial" w:cs="Arial"/>
        </w:rPr>
      </w:pPr>
      <w:r w:rsidRPr="00BA52D4">
        <w:rPr>
          <w:rFonts w:ascii="Arial" w:hAnsi="Arial" w:cs="Arial"/>
        </w:rPr>
        <w:t>76.</w:t>
      </w:r>
      <w:r w:rsidRPr="00BA52D4">
        <w:rPr>
          <w:rFonts w:ascii="Arial" w:hAnsi="Arial" w:cs="Arial"/>
        </w:rPr>
        <w:tab/>
        <w:t xml:space="preserve">Tulving, E., and Thomson, D.M. (1973). Encoding specificity and retrieval processes in episodic memory. Psychological Review </w:t>
      </w:r>
      <w:r w:rsidRPr="00BA52D4">
        <w:rPr>
          <w:rFonts w:ascii="Arial" w:hAnsi="Arial" w:cs="Arial"/>
          <w:i/>
          <w:iCs/>
        </w:rPr>
        <w:t>80</w:t>
      </w:r>
      <w:r w:rsidRPr="00BA52D4">
        <w:rPr>
          <w:rFonts w:ascii="Arial" w:hAnsi="Arial" w:cs="Arial"/>
        </w:rPr>
        <w:t>, 352–373.</w:t>
      </w:r>
    </w:p>
    <w:p w14:paraId="6799416F" w14:textId="77777777" w:rsidR="00BA52D4" w:rsidRPr="00BA52D4" w:rsidRDefault="00BA52D4" w:rsidP="00BA52D4">
      <w:pPr>
        <w:pStyle w:val="Bibliography"/>
        <w:rPr>
          <w:rFonts w:ascii="Arial" w:hAnsi="Arial" w:cs="Arial"/>
        </w:rPr>
      </w:pPr>
      <w:r w:rsidRPr="00BA52D4">
        <w:rPr>
          <w:rFonts w:ascii="Arial" w:hAnsi="Arial" w:cs="Arial"/>
        </w:rPr>
        <w:t>77.</w:t>
      </w:r>
      <w:r w:rsidRPr="00BA52D4">
        <w:rPr>
          <w:rFonts w:ascii="Arial" w:hAnsi="Arial" w:cs="Arial"/>
        </w:rPr>
        <w:tab/>
        <w:t xml:space="preserve">Dunsmoor, J.E., Niv, Y., </w:t>
      </w:r>
      <w:proofErr w:type="spellStart"/>
      <w:r w:rsidRPr="00BA52D4">
        <w:rPr>
          <w:rFonts w:ascii="Arial" w:hAnsi="Arial" w:cs="Arial"/>
        </w:rPr>
        <w:t>Daw</w:t>
      </w:r>
      <w:proofErr w:type="spellEnd"/>
      <w:r w:rsidRPr="00BA52D4">
        <w:rPr>
          <w:rFonts w:ascii="Arial" w:hAnsi="Arial" w:cs="Arial"/>
        </w:rPr>
        <w:t xml:space="preserve">, N., and Phelps, E.A. (2015). Rethinking Extinction. Neuron </w:t>
      </w:r>
      <w:r w:rsidRPr="00BA52D4">
        <w:rPr>
          <w:rFonts w:ascii="Arial" w:hAnsi="Arial" w:cs="Arial"/>
          <w:i/>
          <w:iCs/>
        </w:rPr>
        <w:t>88</w:t>
      </w:r>
      <w:r w:rsidRPr="00BA52D4">
        <w:rPr>
          <w:rFonts w:ascii="Arial" w:hAnsi="Arial" w:cs="Arial"/>
        </w:rPr>
        <w:t>, 47–63.</w:t>
      </w:r>
    </w:p>
    <w:p w14:paraId="7D701E08" w14:textId="77777777" w:rsidR="00BA52D4" w:rsidRPr="00BA52D4" w:rsidRDefault="00BA52D4" w:rsidP="00BA52D4">
      <w:pPr>
        <w:pStyle w:val="Bibliography"/>
        <w:rPr>
          <w:rFonts w:ascii="Arial" w:hAnsi="Arial" w:cs="Arial"/>
        </w:rPr>
      </w:pPr>
      <w:r w:rsidRPr="00BA52D4">
        <w:rPr>
          <w:rFonts w:ascii="Arial" w:hAnsi="Arial" w:cs="Arial"/>
        </w:rPr>
        <w:t>78.</w:t>
      </w:r>
      <w:r w:rsidRPr="00BA52D4">
        <w:rPr>
          <w:rFonts w:ascii="Arial" w:hAnsi="Arial" w:cs="Arial"/>
        </w:rPr>
        <w:tab/>
        <w:t xml:space="preserve">Ressler, R.L., Goode, T.D., Kim, S., Ramanathan, K.R., and Maren, S. (2021). Covert capture and attenuation of a hippocampus-dependent fear memory. Nat </w:t>
      </w:r>
      <w:proofErr w:type="spellStart"/>
      <w:r w:rsidRPr="00BA52D4">
        <w:rPr>
          <w:rFonts w:ascii="Arial" w:hAnsi="Arial" w:cs="Arial"/>
        </w:rPr>
        <w:t>Neurosci</w:t>
      </w:r>
      <w:proofErr w:type="spellEnd"/>
      <w:r w:rsidRPr="00BA52D4">
        <w:rPr>
          <w:rFonts w:ascii="Arial" w:hAnsi="Arial" w:cs="Arial"/>
        </w:rPr>
        <w:t>.</w:t>
      </w:r>
    </w:p>
    <w:p w14:paraId="513D0986" w14:textId="77777777" w:rsidR="00BA52D4" w:rsidRPr="00BA52D4" w:rsidRDefault="00BA52D4" w:rsidP="00BA52D4">
      <w:pPr>
        <w:pStyle w:val="Bibliography"/>
        <w:rPr>
          <w:rFonts w:ascii="Arial" w:hAnsi="Arial" w:cs="Arial"/>
        </w:rPr>
      </w:pPr>
      <w:r w:rsidRPr="00BA52D4">
        <w:rPr>
          <w:rFonts w:ascii="Arial" w:hAnsi="Arial" w:cs="Arial"/>
        </w:rPr>
        <w:lastRenderedPageBreak/>
        <w:t>79.</w:t>
      </w:r>
      <w:r w:rsidRPr="00BA52D4">
        <w:rPr>
          <w:rFonts w:ascii="Arial" w:hAnsi="Arial" w:cs="Arial"/>
        </w:rPr>
        <w:tab/>
      </w:r>
      <w:proofErr w:type="spellStart"/>
      <w:r w:rsidRPr="00BA52D4">
        <w:rPr>
          <w:rFonts w:ascii="Arial" w:hAnsi="Arial" w:cs="Arial"/>
        </w:rPr>
        <w:t>Taschereau-Dumouchel</w:t>
      </w:r>
      <w:proofErr w:type="spellEnd"/>
      <w:r w:rsidRPr="00BA52D4">
        <w:rPr>
          <w:rFonts w:ascii="Arial" w:hAnsi="Arial" w:cs="Arial"/>
        </w:rPr>
        <w:t xml:space="preserve">, V., Cortese, A., Chiba, T., Knotts, J.D., </w:t>
      </w:r>
      <w:proofErr w:type="spellStart"/>
      <w:r w:rsidRPr="00BA52D4">
        <w:rPr>
          <w:rFonts w:ascii="Arial" w:hAnsi="Arial" w:cs="Arial"/>
        </w:rPr>
        <w:t>Kawato</w:t>
      </w:r>
      <w:proofErr w:type="spellEnd"/>
      <w:r w:rsidRPr="00BA52D4">
        <w:rPr>
          <w:rFonts w:ascii="Arial" w:hAnsi="Arial" w:cs="Arial"/>
        </w:rPr>
        <w:t xml:space="preserve">, M., and Lau, H. (2018). Towards an unconscious neural reinforcement intervention for common fears. Proceedings of the National Academy of Sciences </w:t>
      </w:r>
      <w:r w:rsidRPr="00BA52D4">
        <w:rPr>
          <w:rFonts w:ascii="Arial" w:hAnsi="Arial" w:cs="Arial"/>
          <w:i/>
          <w:iCs/>
        </w:rPr>
        <w:t>115</w:t>
      </w:r>
      <w:r w:rsidRPr="00BA52D4">
        <w:rPr>
          <w:rFonts w:ascii="Arial" w:hAnsi="Arial" w:cs="Arial"/>
        </w:rPr>
        <w:t>, 3470–3475.</w:t>
      </w:r>
    </w:p>
    <w:p w14:paraId="2DA333D2" w14:textId="77777777" w:rsidR="00BA52D4" w:rsidRPr="00BA52D4" w:rsidRDefault="00BA52D4" w:rsidP="00BA52D4">
      <w:pPr>
        <w:pStyle w:val="Bibliography"/>
        <w:rPr>
          <w:rFonts w:ascii="Arial" w:hAnsi="Arial" w:cs="Arial"/>
        </w:rPr>
      </w:pPr>
      <w:r w:rsidRPr="00BA52D4">
        <w:rPr>
          <w:rFonts w:ascii="Arial" w:hAnsi="Arial" w:cs="Arial"/>
        </w:rPr>
        <w:t>80.</w:t>
      </w:r>
      <w:r w:rsidRPr="00BA52D4">
        <w:rPr>
          <w:rFonts w:ascii="Arial" w:hAnsi="Arial" w:cs="Arial"/>
        </w:rPr>
        <w:tab/>
      </w:r>
      <w:proofErr w:type="spellStart"/>
      <w:r w:rsidRPr="00BA52D4">
        <w:rPr>
          <w:rFonts w:ascii="Arial" w:hAnsi="Arial" w:cs="Arial"/>
        </w:rPr>
        <w:t>Taschereau-Dumouchel</w:t>
      </w:r>
      <w:proofErr w:type="spellEnd"/>
      <w:r w:rsidRPr="00BA52D4">
        <w:rPr>
          <w:rFonts w:ascii="Arial" w:hAnsi="Arial" w:cs="Arial"/>
        </w:rPr>
        <w:t xml:space="preserve">, V., Cortese, A., Lau, H., and </w:t>
      </w:r>
      <w:proofErr w:type="spellStart"/>
      <w:r w:rsidRPr="00BA52D4">
        <w:rPr>
          <w:rFonts w:ascii="Arial" w:hAnsi="Arial" w:cs="Arial"/>
        </w:rPr>
        <w:t>Kawato</w:t>
      </w:r>
      <w:proofErr w:type="spellEnd"/>
      <w:r w:rsidRPr="00BA52D4">
        <w:rPr>
          <w:rFonts w:ascii="Arial" w:hAnsi="Arial" w:cs="Arial"/>
        </w:rPr>
        <w:t>, M. (2020). Conducting decoded neurofeedback studies. Social Cognitive and Affective Neuroscience.</w:t>
      </w:r>
    </w:p>
    <w:p w14:paraId="6907C678" w14:textId="77777777" w:rsidR="00BA52D4" w:rsidRPr="00BA52D4" w:rsidRDefault="00BA52D4" w:rsidP="00BA52D4">
      <w:pPr>
        <w:pStyle w:val="Bibliography"/>
        <w:rPr>
          <w:rFonts w:ascii="Arial" w:hAnsi="Arial" w:cs="Arial"/>
        </w:rPr>
      </w:pPr>
      <w:r w:rsidRPr="00BA52D4">
        <w:rPr>
          <w:rFonts w:ascii="Arial" w:hAnsi="Arial" w:cs="Arial"/>
        </w:rPr>
        <w:t>81.</w:t>
      </w:r>
      <w:r w:rsidRPr="00BA52D4">
        <w:rPr>
          <w:rFonts w:ascii="Arial" w:hAnsi="Arial" w:cs="Arial"/>
        </w:rPr>
        <w:tab/>
        <w:t xml:space="preserve">Blevins, C.A., Weathers, F.W., Davis, M.T., Witte, T.K., and Domino, J.L. (2015). The Posttraumatic Stress Disorder Checklist for DSM-5 (PCL-5): Development and Initial Psychometric Evaluation. Journal of Traumatic Stress </w:t>
      </w:r>
      <w:r w:rsidRPr="00BA52D4">
        <w:rPr>
          <w:rFonts w:ascii="Arial" w:hAnsi="Arial" w:cs="Arial"/>
          <w:i/>
          <w:iCs/>
        </w:rPr>
        <w:t>28</w:t>
      </w:r>
      <w:r w:rsidRPr="00BA52D4">
        <w:rPr>
          <w:rFonts w:ascii="Arial" w:hAnsi="Arial" w:cs="Arial"/>
        </w:rPr>
        <w:t>, 489–498.</w:t>
      </w:r>
    </w:p>
    <w:p w14:paraId="6A55D8DC" w14:textId="77777777" w:rsidR="00BA52D4" w:rsidRPr="00BA52D4" w:rsidRDefault="00BA52D4" w:rsidP="00BA52D4">
      <w:pPr>
        <w:pStyle w:val="Bibliography"/>
        <w:rPr>
          <w:rFonts w:ascii="Arial" w:hAnsi="Arial" w:cs="Arial"/>
        </w:rPr>
      </w:pPr>
      <w:r w:rsidRPr="00BA52D4">
        <w:rPr>
          <w:rFonts w:ascii="Arial" w:hAnsi="Arial" w:cs="Arial"/>
        </w:rPr>
        <w:t>82.</w:t>
      </w:r>
      <w:r w:rsidRPr="00BA52D4">
        <w:rPr>
          <w:rFonts w:ascii="Arial" w:hAnsi="Arial" w:cs="Arial"/>
        </w:rPr>
        <w:tab/>
        <w:t xml:space="preserve">LeDoux, J.E., and Pine, D.S. (2016). Using neuroscience to help understand fear and anxiety: A two-system framework. American Journal of Psychiatry </w:t>
      </w:r>
      <w:r w:rsidRPr="00BA52D4">
        <w:rPr>
          <w:rFonts w:ascii="Arial" w:hAnsi="Arial" w:cs="Arial"/>
          <w:i/>
          <w:iCs/>
        </w:rPr>
        <w:t>173</w:t>
      </w:r>
      <w:r w:rsidRPr="00BA52D4">
        <w:rPr>
          <w:rFonts w:ascii="Arial" w:hAnsi="Arial" w:cs="Arial"/>
        </w:rPr>
        <w:t>, 1083–1093.</w:t>
      </w:r>
    </w:p>
    <w:p w14:paraId="7A6D6601" w14:textId="77777777" w:rsidR="00BA52D4" w:rsidRPr="00BA52D4" w:rsidRDefault="00BA52D4" w:rsidP="00BA52D4">
      <w:pPr>
        <w:pStyle w:val="Bibliography"/>
        <w:rPr>
          <w:rFonts w:ascii="Arial" w:hAnsi="Arial" w:cs="Arial"/>
        </w:rPr>
      </w:pPr>
      <w:r w:rsidRPr="00BA52D4">
        <w:rPr>
          <w:rFonts w:ascii="Arial" w:hAnsi="Arial" w:cs="Arial"/>
        </w:rPr>
        <w:t>83.</w:t>
      </w:r>
      <w:r w:rsidRPr="00BA52D4">
        <w:rPr>
          <w:rFonts w:ascii="Arial" w:hAnsi="Arial" w:cs="Arial"/>
        </w:rPr>
        <w:tab/>
      </w:r>
      <w:proofErr w:type="spellStart"/>
      <w:r w:rsidRPr="00BA52D4">
        <w:rPr>
          <w:rFonts w:ascii="Arial" w:hAnsi="Arial" w:cs="Arial"/>
        </w:rPr>
        <w:t>Tustison</w:t>
      </w:r>
      <w:proofErr w:type="spellEnd"/>
      <w:r w:rsidRPr="00BA52D4">
        <w:rPr>
          <w:rFonts w:ascii="Arial" w:hAnsi="Arial" w:cs="Arial"/>
        </w:rPr>
        <w:t xml:space="preserve">, N.J., </w:t>
      </w:r>
      <w:proofErr w:type="spellStart"/>
      <w:r w:rsidRPr="00BA52D4">
        <w:rPr>
          <w:rFonts w:ascii="Arial" w:hAnsi="Arial" w:cs="Arial"/>
        </w:rPr>
        <w:t>Avants</w:t>
      </w:r>
      <w:proofErr w:type="spellEnd"/>
      <w:r w:rsidRPr="00BA52D4">
        <w:rPr>
          <w:rFonts w:ascii="Arial" w:hAnsi="Arial" w:cs="Arial"/>
        </w:rPr>
        <w:t xml:space="preserve">, B.B., Cook, P.A., Zheng, Y., Egan, A., </w:t>
      </w:r>
      <w:proofErr w:type="spellStart"/>
      <w:r w:rsidRPr="00BA52D4">
        <w:rPr>
          <w:rFonts w:ascii="Arial" w:hAnsi="Arial" w:cs="Arial"/>
        </w:rPr>
        <w:t>Yushkevich</w:t>
      </w:r>
      <w:proofErr w:type="spellEnd"/>
      <w:r w:rsidRPr="00BA52D4">
        <w:rPr>
          <w:rFonts w:ascii="Arial" w:hAnsi="Arial" w:cs="Arial"/>
        </w:rPr>
        <w:t xml:space="preserve">, P.A., and Gee, J.C. (2010). N4ITK: Improved N3 bias correction. IEEE Transactions on Medical Imaging </w:t>
      </w:r>
      <w:r w:rsidRPr="00BA52D4">
        <w:rPr>
          <w:rFonts w:ascii="Arial" w:hAnsi="Arial" w:cs="Arial"/>
          <w:i/>
          <w:iCs/>
        </w:rPr>
        <w:t>29</w:t>
      </w:r>
      <w:r w:rsidRPr="00BA52D4">
        <w:rPr>
          <w:rFonts w:ascii="Arial" w:hAnsi="Arial" w:cs="Arial"/>
        </w:rPr>
        <w:t>, 1310–1320.</w:t>
      </w:r>
    </w:p>
    <w:p w14:paraId="51EF3EC1" w14:textId="77777777" w:rsidR="00BA52D4" w:rsidRPr="00BA52D4" w:rsidRDefault="00BA52D4" w:rsidP="00BA52D4">
      <w:pPr>
        <w:pStyle w:val="Bibliography"/>
        <w:rPr>
          <w:rFonts w:ascii="Arial" w:hAnsi="Arial" w:cs="Arial"/>
        </w:rPr>
      </w:pPr>
      <w:r w:rsidRPr="00BA52D4">
        <w:rPr>
          <w:rFonts w:ascii="Arial" w:hAnsi="Arial" w:cs="Arial"/>
        </w:rPr>
        <w:t>84.</w:t>
      </w:r>
      <w:r w:rsidRPr="00BA52D4">
        <w:rPr>
          <w:rFonts w:ascii="Arial" w:hAnsi="Arial" w:cs="Arial"/>
        </w:rPr>
        <w:tab/>
      </w:r>
      <w:proofErr w:type="spellStart"/>
      <w:r w:rsidRPr="00BA52D4">
        <w:rPr>
          <w:rFonts w:ascii="Arial" w:hAnsi="Arial" w:cs="Arial"/>
        </w:rPr>
        <w:t>Avants</w:t>
      </w:r>
      <w:proofErr w:type="spellEnd"/>
      <w:r w:rsidRPr="00BA52D4">
        <w:rPr>
          <w:rFonts w:ascii="Arial" w:hAnsi="Arial" w:cs="Arial"/>
        </w:rPr>
        <w:t xml:space="preserve">, B.B., Epstein, C.L., Grossman, M., and Gee, J.C. (2008). Symmetric diffeomorphic image registration with cross-correlation: Evaluating automated labeling of elderly and neurodegenerative brain. Medical Image Analysis </w:t>
      </w:r>
      <w:r w:rsidRPr="00BA52D4">
        <w:rPr>
          <w:rFonts w:ascii="Arial" w:hAnsi="Arial" w:cs="Arial"/>
          <w:i/>
          <w:iCs/>
        </w:rPr>
        <w:t>12</w:t>
      </w:r>
      <w:r w:rsidRPr="00BA52D4">
        <w:rPr>
          <w:rFonts w:ascii="Arial" w:hAnsi="Arial" w:cs="Arial"/>
        </w:rPr>
        <w:t>, 26–41.</w:t>
      </w:r>
    </w:p>
    <w:p w14:paraId="62475ED5" w14:textId="77777777" w:rsidR="00BA52D4" w:rsidRPr="00BA52D4" w:rsidRDefault="00BA52D4" w:rsidP="00BA52D4">
      <w:pPr>
        <w:pStyle w:val="Bibliography"/>
        <w:rPr>
          <w:rFonts w:ascii="Arial" w:hAnsi="Arial" w:cs="Arial"/>
        </w:rPr>
      </w:pPr>
      <w:r w:rsidRPr="00BA52D4">
        <w:rPr>
          <w:rFonts w:ascii="Arial" w:hAnsi="Arial" w:cs="Arial"/>
        </w:rPr>
        <w:t>85.</w:t>
      </w:r>
      <w:r w:rsidRPr="00BA52D4">
        <w:rPr>
          <w:rFonts w:ascii="Arial" w:hAnsi="Arial" w:cs="Arial"/>
        </w:rPr>
        <w:tab/>
        <w:t xml:space="preserve">Zhang, Y., Brady, M., and Smith, S. (2001). Segmentation of brain MR images through a hidden Markov random field model and the expectation-maximization algorithm. IEEE Transactions on Medical Imaging </w:t>
      </w:r>
      <w:r w:rsidRPr="00BA52D4">
        <w:rPr>
          <w:rFonts w:ascii="Arial" w:hAnsi="Arial" w:cs="Arial"/>
          <w:i/>
          <w:iCs/>
        </w:rPr>
        <w:t>20</w:t>
      </w:r>
      <w:r w:rsidRPr="00BA52D4">
        <w:rPr>
          <w:rFonts w:ascii="Arial" w:hAnsi="Arial" w:cs="Arial"/>
        </w:rPr>
        <w:t>, 45–57.</w:t>
      </w:r>
    </w:p>
    <w:p w14:paraId="670E00B8" w14:textId="77777777" w:rsidR="00BA52D4" w:rsidRPr="00BA52D4" w:rsidRDefault="00BA52D4" w:rsidP="00BA52D4">
      <w:pPr>
        <w:pStyle w:val="Bibliography"/>
        <w:rPr>
          <w:rFonts w:ascii="Arial" w:hAnsi="Arial" w:cs="Arial"/>
        </w:rPr>
      </w:pPr>
      <w:r w:rsidRPr="00BA52D4">
        <w:rPr>
          <w:rFonts w:ascii="Arial" w:hAnsi="Arial" w:cs="Arial"/>
        </w:rPr>
        <w:t>86.</w:t>
      </w:r>
      <w:r w:rsidRPr="00BA52D4">
        <w:rPr>
          <w:rFonts w:ascii="Arial" w:hAnsi="Arial" w:cs="Arial"/>
        </w:rPr>
        <w:tab/>
        <w:t xml:space="preserve">Dale, A.M., </w:t>
      </w:r>
      <w:proofErr w:type="spellStart"/>
      <w:r w:rsidRPr="00BA52D4">
        <w:rPr>
          <w:rFonts w:ascii="Arial" w:hAnsi="Arial" w:cs="Arial"/>
        </w:rPr>
        <w:t>Fischl</w:t>
      </w:r>
      <w:proofErr w:type="spellEnd"/>
      <w:r w:rsidRPr="00BA52D4">
        <w:rPr>
          <w:rFonts w:ascii="Arial" w:hAnsi="Arial" w:cs="Arial"/>
        </w:rPr>
        <w:t xml:space="preserve">, B., and Sereno, M.I. (1999). Cortical surface-based analysis: I. Segmentation and surface reconstruction. </w:t>
      </w:r>
      <w:proofErr w:type="spellStart"/>
      <w:r w:rsidRPr="00BA52D4">
        <w:rPr>
          <w:rFonts w:ascii="Arial" w:hAnsi="Arial" w:cs="Arial"/>
        </w:rPr>
        <w:t>NeuroImage</w:t>
      </w:r>
      <w:proofErr w:type="spellEnd"/>
      <w:r w:rsidRPr="00BA52D4">
        <w:rPr>
          <w:rFonts w:ascii="Arial" w:hAnsi="Arial" w:cs="Arial"/>
        </w:rPr>
        <w:t xml:space="preserve"> </w:t>
      </w:r>
      <w:r w:rsidRPr="00BA52D4">
        <w:rPr>
          <w:rFonts w:ascii="Arial" w:hAnsi="Arial" w:cs="Arial"/>
          <w:i/>
          <w:iCs/>
        </w:rPr>
        <w:t>9</w:t>
      </w:r>
      <w:r w:rsidRPr="00BA52D4">
        <w:rPr>
          <w:rFonts w:ascii="Arial" w:hAnsi="Arial" w:cs="Arial"/>
        </w:rPr>
        <w:t>, 179–194.</w:t>
      </w:r>
    </w:p>
    <w:p w14:paraId="1F3E8FE7" w14:textId="77777777" w:rsidR="00BA52D4" w:rsidRPr="00BA52D4" w:rsidRDefault="00BA52D4" w:rsidP="00BA52D4">
      <w:pPr>
        <w:pStyle w:val="Bibliography"/>
        <w:rPr>
          <w:rFonts w:ascii="Arial" w:hAnsi="Arial" w:cs="Arial"/>
        </w:rPr>
      </w:pPr>
      <w:r w:rsidRPr="00BA52D4">
        <w:rPr>
          <w:rFonts w:ascii="Arial" w:hAnsi="Arial" w:cs="Arial"/>
        </w:rPr>
        <w:t>87.</w:t>
      </w:r>
      <w:r w:rsidRPr="00BA52D4">
        <w:rPr>
          <w:rFonts w:ascii="Arial" w:hAnsi="Arial" w:cs="Arial"/>
        </w:rPr>
        <w:tab/>
        <w:t xml:space="preserve">Klein, A., Ghosh, S.S., Bao, F.S., </w:t>
      </w:r>
      <w:proofErr w:type="spellStart"/>
      <w:r w:rsidRPr="00BA52D4">
        <w:rPr>
          <w:rFonts w:ascii="Arial" w:hAnsi="Arial" w:cs="Arial"/>
        </w:rPr>
        <w:t>Giard</w:t>
      </w:r>
      <w:proofErr w:type="spellEnd"/>
      <w:r w:rsidRPr="00BA52D4">
        <w:rPr>
          <w:rFonts w:ascii="Arial" w:hAnsi="Arial" w:cs="Arial"/>
        </w:rPr>
        <w:t xml:space="preserve">, J., </w:t>
      </w:r>
      <w:proofErr w:type="spellStart"/>
      <w:r w:rsidRPr="00BA52D4">
        <w:rPr>
          <w:rFonts w:ascii="Arial" w:hAnsi="Arial" w:cs="Arial"/>
        </w:rPr>
        <w:t>Häme</w:t>
      </w:r>
      <w:proofErr w:type="spellEnd"/>
      <w:r w:rsidRPr="00BA52D4">
        <w:rPr>
          <w:rFonts w:ascii="Arial" w:hAnsi="Arial" w:cs="Arial"/>
        </w:rPr>
        <w:t xml:space="preserve">, Y., </w:t>
      </w:r>
      <w:proofErr w:type="spellStart"/>
      <w:r w:rsidRPr="00BA52D4">
        <w:rPr>
          <w:rFonts w:ascii="Arial" w:hAnsi="Arial" w:cs="Arial"/>
        </w:rPr>
        <w:t>Stavsky</w:t>
      </w:r>
      <w:proofErr w:type="spellEnd"/>
      <w:r w:rsidRPr="00BA52D4">
        <w:rPr>
          <w:rFonts w:ascii="Arial" w:hAnsi="Arial" w:cs="Arial"/>
        </w:rPr>
        <w:t xml:space="preserve">, E., Lee, N., Rossa, B., Reuter, M., </w:t>
      </w:r>
      <w:proofErr w:type="spellStart"/>
      <w:r w:rsidRPr="00BA52D4">
        <w:rPr>
          <w:rFonts w:ascii="Arial" w:hAnsi="Arial" w:cs="Arial"/>
        </w:rPr>
        <w:t>Chaibub</w:t>
      </w:r>
      <w:proofErr w:type="spellEnd"/>
      <w:r w:rsidRPr="00BA52D4">
        <w:rPr>
          <w:rFonts w:ascii="Arial" w:hAnsi="Arial" w:cs="Arial"/>
        </w:rPr>
        <w:t xml:space="preserve"> Neto, E., et al. (2017). Mindboggling morphometry of human brains. </w:t>
      </w:r>
      <w:proofErr w:type="spellStart"/>
      <w:r w:rsidRPr="00BA52D4">
        <w:rPr>
          <w:rFonts w:ascii="Arial" w:hAnsi="Arial" w:cs="Arial"/>
        </w:rPr>
        <w:t>PLoS</w:t>
      </w:r>
      <w:proofErr w:type="spellEnd"/>
      <w:r w:rsidRPr="00BA52D4">
        <w:rPr>
          <w:rFonts w:ascii="Arial" w:hAnsi="Arial" w:cs="Arial"/>
        </w:rPr>
        <w:t xml:space="preserve"> Computational Biology </w:t>
      </w:r>
      <w:r w:rsidRPr="00BA52D4">
        <w:rPr>
          <w:rFonts w:ascii="Arial" w:hAnsi="Arial" w:cs="Arial"/>
          <w:i/>
          <w:iCs/>
        </w:rPr>
        <w:t>13</w:t>
      </w:r>
      <w:r w:rsidRPr="00BA52D4">
        <w:rPr>
          <w:rFonts w:ascii="Arial" w:hAnsi="Arial" w:cs="Arial"/>
        </w:rPr>
        <w:t>, e1005350.</w:t>
      </w:r>
    </w:p>
    <w:p w14:paraId="3E234A77" w14:textId="77777777" w:rsidR="00BA52D4" w:rsidRPr="00BA52D4" w:rsidRDefault="00BA52D4" w:rsidP="00BA52D4">
      <w:pPr>
        <w:pStyle w:val="Bibliography"/>
        <w:rPr>
          <w:rFonts w:ascii="Arial" w:hAnsi="Arial" w:cs="Arial"/>
        </w:rPr>
      </w:pPr>
      <w:r w:rsidRPr="00BA52D4">
        <w:rPr>
          <w:rFonts w:ascii="Arial" w:hAnsi="Arial" w:cs="Arial"/>
        </w:rPr>
        <w:t>88.</w:t>
      </w:r>
      <w:r w:rsidRPr="00BA52D4">
        <w:rPr>
          <w:rFonts w:ascii="Arial" w:hAnsi="Arial" w:cs="Arial"/>
        </w:rPr>
        <w:tab/>
      </w:r>
      <w:proofErr w:type="spellStart"/>
      <w:r w:rsidRPr="00BA52D4">
        <w:rPr>
          <w:rFonts w:ascii="Arial" w:hAnsi="Arial" w:cs="Arial"/>
        </w:rPr>
        <w:t>Fonov</w:t>
      </w:r>
      <w:proofErr w:type="spellEnd"/>
      <w:r w:rsidRPr="00BA52D4">
        <w:rPr>
          <w:rFonts w:ascii="Arial" w:hAnsi="Arial" w:cs="Arial"/>
        </w:rPr>
        <w:t xml:space="preserve">, V., Evans, A., McKinstry, R., </w:t>
      </w:r>
      <w:proofErr w:type="spellStart"/>
      <w:r w:rsidRPr="00BA52D4">
        <w:rPr>
          <w:rFonts w:ascii="Arial" w:hAnsi="Arial" w:cs="Arial"/>
        </w:rPr>
        <w:t>Almli</w:t>
      </w:r>
      <w:proofErr w:type="spellEnd"/>
      <w:r w:rsidRPr="00BA52D4">
        <w:rPr>
          <w:rFonts w:ascii="Arial" w:hAnsi="Arial" w:cs="Arial"/>
        </w:rPr>
        <w:t xml:space="preserve">, C., and Collins, D. (2009). Unbiased nonlinear average age-appropriate brain templates from birth to adulthood. </w:t>
      </w:r>
      <w:proofErr w:type="spellStart"/>
      <w:r w:rsidRPr="00BA52D4">
        <w:rPr>
          <w:rFonts w:ascii="Arial" w:hAnsi="Arial" w:cs="Arial"/>
        </w:rPr>
        <w:t>NeuroImage</w:t>
      </w:r>
      <w:proofErr w:type="spellEnd"/>
      <w:r w:rsidRPr="00BA52D4">
        <w:rPr>
          <w:rFonts w:ascii="Arial" w:hAnsi="Arial" w:cs="Arial"/>
        </w:rPr>
        <w:t xml:space="preserve"> </w:t>
      </w:r>
      <w:r w:rsidRPr="00BA52D4">
        <w:rPr>
          <w:rFonts w:ascii="Arial" w:hAnsi="Arial" w:cs="Arial"/>
          <w:i/>
          <w:iCs/>
        </w:rPr>
        <w:t>47</w:t>
      </w:r>
      <w:r w:rsidRPr="00BA52D4">
        <w:rPr>
          <w:rFonts w:ascii="Arial" w:hAnsi="Arial" w:cs="Arial"/>
        </w:rPr>
        <w:t>, S102.</w:t>
      </w:r>
    </w:p>
    <w:p w14:paraId="6AEC7DE3" w14:textId="77777777" w:rsidR="00BA52D4" w:rsidRPr="00BA52D4" w:rsidRDefault="00BA52D4" w:rsidP="00BA52D4">
      <w:pPr>
        <w:pStyle w:val="Bibliography"/>
        <w:rPr>
          <w:rFonts w:ascii="Arial" w:hAnsi="Arial" w:cs="Arial"/>
        </w:rPr>
      </w:pPr>
      <w:r w:rsidRPr="00BA52D4">
        <w:rPr>
          <w:rFonts w:ascii="Arial" w:hAnsi="Arial" w:cs="Arial"/>
        </w:rPr>
        <w:t>89.</w:t>
      </w:r>
      <w:r w:rsidRPr="00BA52D4">
        <w:rPr>
          <w:rFonts w:ascii="Arial" w:hAnsi="Arial" w:cs="Arial"/>
        </w:rPr>
        <w:tab/>
      </w:r>
      <w:proofErr w:type="spellStart"/>
      <w:r w:rsidRPr="00BA52D4">
        <w:rPr>
          <w:rFonts w:ascii="Arial" w:hAnsi="Arial" w:cs="Arial"/>
        </w:rPr>
        <w:t>Greve</w:t>
      </w:r>
      <w:proofErr w:type="spellEnd"/>
      <w:r w:rsidRPr="00BA52D4">
        <w:rPr>
          <w:rFonts w:ascii="Arial" w:hAnsi="Arial" w:cs="Arial"/>
        </w:rPr>
        <w:t xml:space="preserve">, D.N., and </w:t>
      </w:r>
      <w:proofErr w:type="spellStart"/>
      <w:r w:rsidRPr="00BA52D4">
        <w:rPr>
          <w:rFonts w:ascii="Arial" w:hAnsi="Arial" w:cs="Arial"/>
        </w:rPr>
        <w:t>Fischl</w:t>
      </w:r>
      <w:proofErr w:type="spellEnd"/>
      <w:r w:rsidRPr="00BA52D4">
        <w:rPr>
          <w:rFonts w:ascii="Arial" w:hAnsi="Arial" w:cs="Arial"/>
        </w:rPr>
        <w:t xml:space="preserve">, B. (2009). Accurate and robust brain image alignment using boundary-based registration. </w:t>
      </w:r>
      <w:proofErr w:type="spellStart"/>
      <w:r w:rsidRPr="00BA52D4">
        <w:rPr>
          <w:rFonts w:ascii="Arial" w:hAnsi="Arial" w:cs="Arial"/>
        </w:rPr>
        <w:t>NeuroImage</w:t>
      </w:r>
      <w:proofErr w:type="spellEnd"/>
      <w:r w:rsidRPr="00BA52D4">
        <w:rPr>
          <w:rFonts w:ascii="Arial" w:hAnsi="Arial" w:cs="Arial"/>
        </w:rPr>
        <w:t xml:space="preserve"> </w:t>
      </w:r>
      <w:r w:rsidRPr="00BA52D4">
        <w:rPr>
          <w:rFonts w:ascii="Arial" w:hAnsi="Arial" w:cs="Arial"/>
          <w:i/>
          <w:iCs/>
        </w:rPr>
        <w:t>48</w:t>
      </w:r>
      <w:r w:rsidRPr="00BA52D4">
        <w:rPr>
          <w:rFonts w:ascii="Arial" w:hAnsi="Arial" w:cs="Arial"/>
        </w:rPr>
        <w:t>, 63–72.</w:t>
      </w:r>
    </w:p>
    <w:p w14:paraId="0DA65252" w14:textId="77777777" w:rsidR="00BA52D4" w:rsidRPr="00BA52D4" w:rsidRDefault="00BA52D4" w:rsidP="00BA52D4">
      <w:pPr>
        <w:pStyle w:val="Bibliography"/>
        <w:rPr>
          <w:rFonts w:ascii="Arial" w:hAnsi="Arial" w:cs="Arial"/>
        </w:rPr>
      </w:pPr>
      <w:r w:rsidRPr="00BA52D4">
        <w:rPr>
          <w:rFonts w:ascii="Arial" w:hAnsi="Arial" w:cs="Arial"/>
        </w:rPr>
        <w:t>90.</w:t>
      </w:r>
      <w:r w:rsidRPr="00BA52D4">
        <w:rPr>
          <w:rFonts w:ascii="Arial" w:hAnsi="Arial" w:cs="Arial"/>
        </w:rPr>
        <w:tab/>
        <w:t xml:space="preserve">Jenkinson, M., Bannister, P., Brady, M., and Smith, S. (2002). Improved Optimization for the Robust and Accurate Linear Registration and Motion Correction of Brain Images. </w:t>
      </w:r>
      <w:proofErr w:type="spellStart"/>
      <w:r w:rsidRPr="00BA52D4">
        <w:rPr>
          <w:rFonts w:ascii="Arial" w:hAnsi="Arial" w:cs="Arial"/>
        </w:rPr>
        <w:t>NeuroImage</w:t>
      </w:r>
      <w:proofErr w:type="spellEnd"/>
      <w:r w:rsidRPr="00BA52D4">
        <w:rPr>
          <w:rFonts w:ascii="Arial" w:hAnsi="Arial" w:cs="Arial"/>
        </w:rPr>
        <w:t xml:space="preserve"> </w:t>
      </w:r>
      <w:r w:rsidRPr="00BA52D4">
        <w:rPr>
          <w:rFonts w:ascii="Arial" w:hAnsi="Arial" w:cs="Arial"/>
          <w:i/>
          <w:iCs/>
        </w:rPr>
        <w:t>17</w:t>
      </w:r>
      <w:r w:rsidRPr="00BA52D4">
        <w:rPr>
          <w:rFonts w:ascii="Arial" w:hAnsi="Arial" w:cs="Arial"/>
        </w:rPr>
        <w:t>, 825–841.</w:t>
      </w:r>
    </w:p>
    <w:p w14:paraId="40B0DA26" w14:textId="77777777" w:rsidR="00BA52D4" w:rsidRPr="00BA52D4" w:rsidRDefault="00BA52D4" w:rsidP="00BA52D4">
      <w:pPr>
        <w:pStyle w:val="Bibliography"/>
        <w:rPr>
          <w:rFonts w:ascii="Arial" w:hAnsi="Arial" w:cs="Arial"/>
        </w:rPr>
      </w:pPr>
      <w:r w:rsidRPr="00BA52D4">
        <w:rPr>
          <w:rFonts w:ascii="Arial" w:hAnsi="Arial" w:cs="Arial"/>
        </w:rPr>
        <w:t>91.</w:t>
      </w:r>
      <w:r w:rsidRPr="00BA52D4">
        <w:rPr>
          <w:rFonts w:ascii="Arial" w:hAnsi="Arial" w:cs="Arial"/>
        </w:rPr>
        <w:tab/>
        <w:t xml:space="preserve">Cox, R.W., and Hyde, J.S. (1997). Software tools for analysis and visualization of fMRI data. NMR Biomed </w:t>
      </w:r>
      <w:r w:rsidRPr="00BA52D4">
        <w:rPr>
          <w:rFonts w:ascii="Arial" w:hAnsi="Arial" w:cs="Arial"/>
          <w:i/>
          <w:iCs/>
        </w:rPr>
        <w:t>10</w:t>
      </w:r>
      <w:r w:rsidRPr="00BA52D4">
        <w:rPr>
          <w:rFonts w:ascii="Arial" w:hAnsi="Arial" w:cs="Arial"/>
        </w:rPr>
        <w:t>, 171–178.</w:t>
      </w:r>
    </w:p>
    <w:p w14:paraId="5BADACC9" w14:textId="77777777" w:rsidR="00BA52D4" w:rsidRPr="00BA52D4" w:rsidRDefault="00BA52D4" w:rsidP="00BA52D4">
      <w:pPr>
        <w:pStyle w:val="Bibliography"/>
        <w:rPr>
          <w:rFonts w:ascii="Arial" w:hAnsi="Arial" w:cs="Arial"/>
        </w:rPr>
      </w:pPr>
      <w:r w:rsidRPr="00BA52D4">
        <w:rPr>
          <w:rFonts w:ascii="Arial" w:hAnsi="Arial" w:cs="Arial"/>
        </w:rPr>
        <w:t>92.</w:t>
      </w:r>
      <w:r w:rsidRPr="00BA52D4">
        <w:rPr>
          <w:rFonts w:ascii="Arial" w:hAnsi="Arial" w:cs="Arial"/>
        </w:rPr>
        <w:tab/>
        <w:t xml:space="preserve">Power, J.D., Mitra, A., </w:t>
      </w:r>
      <w:proofErr w:type="spellStart"/>
      <w:r w:rsidRPr="00BA52D4">
        <w:rPr>
          <w:rFonts w:ascii="Arial" w:hAnsi="Arial" w:cs="Arial"/>
        </w:rPr>
        <w:t>Laumann</w:t>
      </w:r>
      <w:proofErr w:type="spellEnd"/>
      <w:r w:rsidRPr="00BA52D4">
        <w:rPr>
          <w:rFonts w:ascii="Arial" w:hAnsi="Arial" w:cs="Arial"/>
        </w:rPr>
        <w:t xml:space="preserve">, T.O., Snyder, A.Z., </w:t>
      </w:r>
      <w:proofErr w:type="spellStart"/>
      <w:r w:rsidRPr="00BA52D4">
        <w:rPr>
          <w:rFonts w:ascii="Arial" w:hAnsi="Arial" w:cs="Arial"/>
        </w:rPr>
        <w:t>Schlaggar</w:t>
      </w:r>
      <w:proofErr w:type="spellEnd"/>
      <w:r w:rsidRPr="00BA52D4">
        <w:rPr>
          <w:rFonts w:ascii="Arial" w:hAnsi="Arial" w:cs="Arial"/>
        </w:rPr>
        <w:t xml:space="preserve">, B.L., and Petersen, S.E. (2014). Methods to detect, characterize, and remove motion artifact in resting state fMRI. </w:t>
      </w:r>
      <w:proofErr w:type="spellStart"/>
      <w:r w:rsidRPr="00BA52D4">
        <w:rPr>
          <w:rFonts w:ascii="Arial" w:hAnsi="Arial" w:cs="Arial"/>
        </w:rPr>
        <w:t>NeuroImage</w:t>
      </w:r>
      <w:proofErr w:type="spellEnd"/>
      <w:r w:rsidRPr="00BA52D4">
        <w:rPr>
          <w:rFonts w:ascii="Arial" w:hAnsi="Arial" w:cs="Arial"/>
        </w:rPr>
        <w:t xml:space="preserve"> </w:t>
      </w:r>
      <w:r w:rsidRPr="00BA52D4">
        <w:rPr>
          <w:rFonts w:ascii="Arial" w:hAnsi="Arial" w:cs="Arial"/>
          <w:i/>
          <w:iCs/>
        </w:rPr>
        <w:t>84</w:t>
      </w:r>
      <w:r w:rsidRPr="00BA52D4">
        <w:rPr>
          <w:rFonts w:ascii="Arial" w:hAnsi="Arial" w:cs="Arial"/>
        </w:rPr>
        <w:t>, 320–341.</w:t>
      </w:r>
    </w:p>
    <w:p w14:paraId="30CA71B6" w14:textId="77777777" w:rsidR="00BA52D4" w:rsidRPr="00BA52D4" w:rsidRDefault="00BA52D4" w:rsidP="00BA52D4">
      <w:pPr>
        <w:pStyle w:val="Bibliography"/>
        <w:rPr>
          <w:rFonts w:ascii="Arial" w:hAnsi="Arial" w:cs="Arial"/>
        </w:rPr>
      </w:pPr>
      <w:r w:rsidRPr="00BA52D4">
        <w:rPr>
          <w:rFonts w:ascii="Arial" w:hAnsi="Arial" w:cs="Arial"/>
        </w:rPr>
        <w:lastRenderedPageBreak/>
        <w:t>93.</w:t>
      </w:r>
      <w:r w:rsidRPr="00BA52D4">
        <w:rPr>
          <w:rFonts w:ascii="Arial" w:hAnsi="Arial" w:cs="Arial"/>
        </w:rPr>
        <w:tab/>
      </w:r>
      <w:proofErr w:type="spellStart"/>
      <w:r w:rsidRPr="00BA52D4">
        <w:rPr>
          <w:rFonts w:ascii="Arial" w:hAnsi="Arial" w:cs="Arial"/>
        </w:rPr>
        <w:t>Behzadi</w:t>
      </w:r>
      <w:proofErr w:type="spellEnd"/>
      <w:r w:rsidRPr="00BA52D4">
        <w:rPr>
          <w:rFonts w:ascii="Arial" w:hAnsi="Arial" w:cs="Arial"/>
        </w:rPr>
        <w:t xml:space="preserve">, Y., </w:t>
      </w:r>
      <w:proofErr w:type="spellStart"/>
      <w:r w:rsidRPr="00BA52D4">
        <w:rPr>
          <w:rFonts w:ascii="Arial" w:hAnsi="Arial" w:cs="Arial"/>
        </w:rPr>
        <w:t>Restom</w:t>
      </w:r>
      <w:proofErr w:type="spellEnd"/>
      <w:r w:rsidRPr="00BA52D4">
        <w:rPr>
          <w:rFonts w:ascii="Arial" w:hAnsi="Arial" w:cs="Arial"/>
        </w:rPr>
        <w:t xml:space="preserve">, K., </w:t>
      </w:r>
      <w:proofErr w:type="spellStart"/>
      <w:r w:rsidRPr="00BA52D4">
        <w:rPr>
          <w:rFonts w:ascii="Arial" w:hAnsi="Arial" w:cs="Arial"/>
        </w:rPr>
        <w:t>Liau</w:t>
      </w:r>
      <w:proofErr w:type="spellEnd"/>
      <w:r w:rsidRPr="00BA52D4">
        <w:rPr>
          <w:rFonts w:ascii="Arial" w:hAnsi="Arial" w:cs="Arial"/>
        </w:rPr>
        <w:t xml:space="preserve">, J., and Liu, T.T. (2007). A </w:t>
      </w:r>
      <w:proofErr w:type="gramStart"/>
      <w:r w:rsidRPr="00BA52D4">
        <w:rPr>
          <w:rFonts w:ascii="Arial" w:hAnsi="Arial" w:cs="Arial"/>
        </w:rPr>
        <w:t>component based</w:t>
      </w:r>
      <w:proofErr w:type="gramEnd"/>
      <w:r w:rsidRPr="00BA52D4">
        <w:rPr>
          <w:rFonts w:ascii="Arial" w:hAnsi="Arial" w:cs="Arial"/>
        </w:rPr>
        <w:t xml:space="preserve"> noise correction method (</w:t>
      </w:r>
      <w:proofErr w:type="spellStart"/>
      <w:r w:rsidRPr="00BA52D4">
        <w:rPr>
          <w:rFonts w:ascii="Arial" w:hAnsi="Arial" w:cs="Arial"/>
        </w:rPr>
        <w:t>CompCor</w:t>
      </w:r>
      <w:proofErr w:type="spellEnd"/>
      <w:r w:rsidRPr="00BA52D4">
        <w:rPr>
          <w:rFonts w:ascii="Arial" w:hAnsi="Arial" w:cs="Arial"/>
        </w:rPr>
        <w:t xml:space="preserve">) for BOLD and perfusion based fMRI. </w:t>
      </w:r>
      <w:proofErr w:type="spellStart"/>
      <w:r w:rsidRPr="00BA52D4">
        <w:rPr>
          <w:rFonts w:ascii="Arial" w:hAnsi="Arial" w:cs="Arial"/>
        </w:rPr>
        <w:t>NeuroImage</w:t>
      </w:r>
      <w:proofErr w:type="spellEnd"/>
      <w:r w:rsidRPr="00BA52D4">
        <w:rPr>
          <w:rFonts w:ascii="Arial" w:hAnsi="Arial" w:cs="Arial"/>
        </w:rPr>
        <w:t xml:space="preserve"> </w:t>
      </w:r>
      <w:r w:rsidRPr="00BA52D4">
        <w:rPr>
          <w:rFonts w:ascii="Arial" w:hAnsi="Arial" w:cs="Arial"/>
          <w:i/>
          <w:iCs/>
        </w:rPr>
        <w:t>37</w:t>
      </w:r>
      <w:r w:rsidRPr="00BA52D4">
        <w:rPr>
          <w:rFonts w:ascii="Arial" w:hAnsi="Arial" w:cs="Arial"/>
        </w:rPr>
        <w:t>, 90–101.</w:t>
      </w:r>
    </w:p>
    <w:p w14:paraId="61793306" w14:textId="77777777" w:rsidR="00BA52D4" w:rsidRPr="00BA52D4" w:rsidRDefault="00BA52D4" w:rsidP="00BA52D4">
      <w:pPr>
        <w:pStyle w:val="Bibliography"/>
        <w:rPr>
          <w:rFonts w:ascii="Arial" w:hAnsi="Arial" w:cs="Arial"/>
        </w:rPr>
      </w:pPr>
      <w:r w:rsidRPr="00BA52D4">
        <w:rPr>
          <w:rFonts w:ascii="Arial" w:hAnsi="Arial" w:cs="Arial"/>
        </w:rPr>
        <w:t>94.</w:t>
      </w:r>
      <w:r w:rsidRPr="00BA52D4">
        <w:rPr>
          <w:rFonts w:ascii="Arial" w:hAnsi="Arial" w:cs="Arial"/>
        </w:rPr>
        <w:tab/>
        <w:t xml:space="preserve">Satterthwaite, T.D., Elliott, M.A., </w:t>
      </w:r>
      <w:proofErr w:type="spellStart"/>
      <w:r w:rsidRPr="00BA52D4">
        <w:rPr>
          <w:rFonts w:ascii="Arial" w:hAnsi="Arial" w:cs="Arial"/>
        </w:rPr>
        <w:t>Gerraty</w:t>
      </w:r>
      <w:proofErr w:type="spellEnd"/>
      <w:r w:rsidRPr="00BA52D4">
        <w:rPr>
          <w:rFonts w:ascii="Arial" w:hAnsi="Arial" w:cs="Arial"/>
        </w:rPr>
        <w:t xml:space="preserve">, R.T., </w:t>
      </w:r>
      <w:proofErr w:type="spellStart"/>
      <w:r w:rsidRPr="00BA52D4">
        <w:rPr>
          <w:rFonts w:ascii="Arial" w:hAnsi="Arial" w:cs="Arial"/>
        </w:rPr>
        <w:t>Ruparel</w:t>
      </w:r>
      <w:proofErr w:type="spellEnd"/>
      <w:r w:rsidRPr="00BA52D4">
        <w:rPr>
          <w:rFonts w:ascii="Arial" w:hAnsi="Arial" w:cs="Arial"/>
        </w:rPr>
        <w:t xml:space="preserve">, K., </w:t>
      </w:r>
      <w:proofErr w:type="spellStart"/>
      <w:r w:rsidRPr="00BA52D4">
        <w:rPr>
          <w:rFonts w:ascii="Arial" w:hAnsi="Arial" w:cs="Arial"/>
        </w:rPr>
        <w:t>Loughead</w:t>
      </w:r>
      <w:proofErr w:type="spellEnd"/>
      <w:r w:rsidRPr="00BA52D4">
        <w:rPr>
          <w:rFonts w:ascii="Arial" w:hAnsi="Arial" w:cs="Arial"/>
        </w:rPr>
        <w:t xml:space="preserve">, J., Calkins, M.E., Eickhoff, S.B., </w:t>
      </w:r>
      <w:proofErr w:type="spellStart"/>
      <w:r w:rsidRPr="00BA52D4">
        <w:rPr>
          <w:rFonts w:ascii="Arial" w:hAnsi="Arial" w:cs="Arial"/>
        </w:rPr>
        <w:t>Hakonarson</w:t>
      </w:r>
      <w:proofErr w:type="spellEnd"/>
      <w:r w:rsidRPr="00BA52D4">
        <w:rPr>
          <w:rFonts w:ascii="Arial" w:hAnsi="Arial" w:cs="Arial"/>
        </w:rPr>
        <w:t xml:space="preserve">, H., Gur, R.C., Gur, R.E., et al. (2013). An improved framework for confound regression and filtering for control of motion artifact in the preprocessing of resting-state functional connectivity data. </w:t>
      </w:r>
      <w:proofErr w:type="spellStart"/>
      <w:r w:rsidRPr="00BA52D4">
        <w:rPr>
          <w:rFonts w:ascii="Arial" w:hAnsi="Arial" w:cs="Arial"/>
        </w:rPr>
        <w:t>NeuroImage</w:t>
      </w:r>
      <w:proofErr w:type="spellEnd"/>
      <w:r w:rsidRPr="00BA52D4">
        <w:rPr>
          <w:rFonts w:ascii="Arial" w:hAnsi="Arial" w:cs="Arial"/>
        </w:rPr>
        <w:t xml:space="preserve"> </w:t>
      </w:r>
      <w:r w:rsidRPr="00BA52D4">
        <w:rPr>
          <w:rFonts w:ascii="Arial" w:hAnsi="Arial" w:cs="Arial"/>
          <w:i/>
          <w:iCs/>
        </w:rPr>
        <w:t>64</w:t>
      </w:r>
      <w:r w:rsidRPr="00BA52D4">
        <w:rPr>
          <w:rFonts w:ascii="Arial" w:hAnsi="Arial" w:cs="Arial"/>
        </w:rPr>
        <w:t>, 240–256.</w:t>
      </w:r>
    </w:p>
    <w:p w14:paraId="01A75A34" w14:textId="77777777" w:rsidR="00BA52D4" w:rsidRPr="00BA52D4" w:rsidRDefault="00BA52D4" w:rsidP="00BA52D4">
      <w:pPr>
        <w:pStyle w:val="Bibliography"/>
        <w:rPr>
          <w:rFonts w:ascii="Arial" w:hAnsi="Arial" w:cs="Arial"/>
        </w:rPr>
      </w:pPr>
      <w:r w:rsidRPr="00BA52D4">
        <w:rPr>
          <w:rFonts w:ascii="Arial" w:hAnsi="Arial" w:cs="Arial"/>
        </w:rPr>
        <w:t>95.</w:t>
      </w:r>
      <w:r w:rsidRPr="00BA52D4">
        <w:rPr>
          <w:rFonts w:ascii="Arial" w:hAnsi="Arial" w:cs="Arial"/>
        </w:rPr>
        <w:tab/>
      </w:r>
      <w:proofErr w:type="spellStart"/>
      <w:r w:rsidRPr="00BA52D4">
        <w:rPr>
          <w:rFonts w:ascii="Arial" w:hAnsi="Arial" w:cs="Arial"/>
        </w:rPr>
        <w:t>Lanczos</w:t>
      </w:r>
      <w:proofErr w:type="spellEnd"/>
      <w:r w:rsidRPr="00BA52D4">
        <w:rPr>
          <w:rFonts w:ascii="Arial" w:hAnsi="Arial" w:cs="Arial"/>
        </w:rPr>
        <w:t xml:space="preserve">, C. (1964). Evaluation of Noisy Data. Journal of the Society for Industrial and Applied Mathematics Series B Numerical Analysis </w:t>
      </w:r>
      <w:r w:rsidRPr="00BA52D4">
        <w:rPr>
          <w:rFonts w:ascii="Arial" w:hAnsi="Arial" w:cs="Arial"/>
          <w:i/>
          <w:iCs/>
        </w:rPr>
        <w:t>1</w:t>
      </w:r>
      <w:r w:rsidRPr="00BA52D4">
        <w:rPr>
          <w:rFonts w:ascii="Arial" w:hAnsi="Arial" w:cs="Arial"/>
        </w:rPr>
        <w:t>, 76–85.</w:t>
      </w:r>
    </w:p>
    <w:p w14:paraId="0C3C3B62" w14:textId="77777777" w:rsidR="00BA52D4" w:rsidRPr="00BA52D4" w:rsidRDefault="00BA52D4" w:rsidP="00BA52D4">
      <w:pPr>
        <w:pStyle w:val="Bibliography"/>
        <w:rPr>
          <w:rFonts w:ascii="Arial" w:hAnsi="Arial" w:cs="Arial"/>
        </w:rPr>
      </w:pPr>
      <w:r w:rsidRPr="00BA52D4">
        <w:rPr>
          <w:rFonts w:ascii="Arial" w:hAnsi="Arial" w:cs="Arial"/>
        </w:rPr>
        <w:t>96.</w:t>
      </w:r>
      <w:r w:rsidRPr="00BA52D4">
        <w:rPr>
          <w:rFonts w:ascii="Arial" w:hAnsi="Arial" w:cs="Arial"/>
        </w:rPr>
        <w:tab/>
        <w:t xml:space="preserve">Jenkinson, M., Beckmann, C., Behrens, T., Woolrich, M., and Smith, S. (2012). FSL. Neuroimage </w:t>
      </w:r>
      <w:r w:rsidRPr="00BA52D4">
        <w:rPr>
          <w:rFonts w:ascii="Arial" w:hAnsi="Arial" w:cs="Arial"/>
          <w:i/>
          <w:iCs/>
        </w:rPr>
        <w:t>62</w:t>
      </w:r>
      <w:r w:rsidRPr="00BA52D4">
        <w:rPr>
          <w:rFonts w:ascii="Arial" w:hAnsi="Arial" w:cs="Arial"/>
        </w:rPr>
        <w:t>, 782–90.</w:t>
      </w:r>
    </w:p>
    <w:p w14:paraId="7DBEE4CF" w14:textId="77777777" w:rsidR="00BA52D4" w:rsidRPr="00BA52D4" w:rsidRDefault="00BA52D4" w:rsidP="00BA52D4">
      <w:pPr>
        <w:pStyle w:val="Bibliography"/>
        <w:rPr>
          <w:rFonts w:ascii="Arial" w:hAnsi="Arial" w:cs="Arial"/>
        </w:rPr>
      </w:pPr>
      <w:r w:rsidRPr="00BA52D4">
        <w:rPr>
          <w:rFonts w:ascii="Arial" w:hAnsi="Arial" w:cs="Arial"/>
        </w:rPr>
        <w:t>97.</w:t>
      </w:r>
      <w:r w:rsidRPr="00BA52D4">
        <w:rPr>
          <w:rFonts w:ascii="Arial" w:hAnsi="Arial" w:cs="Arial"/>
        </w:rPr>
        <w:tab/>
      </w:r>
      <w:proofErr w:type="spellStart"/>
      <w:r w:rsidRPr="00BA52D4">
        <w:rPr>
          <w:rFonts w:ascii="Arial" w:hAnsi="Arial" w:cs="Arial"/>
        </w:rPr>
        <w:t>Fischl</w:t>
      </w:r>
      <w:proofErr w:type="spellEnd"/>
      <w:r w:rsidRPr="00BA52D4">
        <w:rPr>
          <w:rFonts w:ascii="Arial" w:hAnsi="Arial" w:cs="Arial"/>
        </w:rPr>
        <w:t xml:space="preserve">, B. (2012). </w:t>
      </w:r>
      <w:proofErr w:type="spellStart"/>
      <w:r w:rsidRPr="00BA52D4">
        <w:rPr>
          <w:rFonts w:ascii="Arial" w:hAnsi="Arial" w:cs="Arial"/>
        </w:rPr>
        <w:t>FreeSurfer</w:t>
      </w:r>
      <w:proofErr w:type="spellEnd"/>
      <w:r w:rsidRPr="00BA52D4">
        <w:rPr>
          <w:rFonts w:ascii="Arial" w:hAnsi="Arial" w:cs="Arial"/>
        </w:rPr>
        <w:t xml:space="preserve">. </w:t>
      </w:r>
      <w:proofErr w:type="spellStart"/>
      <w:r w:rsidRPr="00BA52D4">
        <w:rPr>
          <w:rFonts w:ascii="Arial" w:hAnsi="Arial" w:cs="Arial"/>
        </w:rPr>
        <w:t>NeuroImage</w:t>
      </w:r>
      <w:proofErr w:type="spellEnd"/>
      <w:r w:rsidRPr="00BA52D4">
        <w:rPr>
          <w:rFonts w:ascii="Arial" w:hAnsi="Arial" w:cs="Arial"/>
        </w:rPr>
        <w:t xml:space="preserve"> </w:t>
      </w:r>
      <w:r w:rsidRPr="00BA52D4">
        <w:rPr>
          <w:rFonts w:ascii="Arial" w:hAnsi="Arial" w:cs="Arial"/>
          <w:i/>
          <w:iCs/>
        </w:rPr>
        <w:t>62</w:t>
      </w:r>
      <w:r w:rsidRPr="00BA52D4">
        <w:rPr>
          <w:rFonts w:ascii="Arial" w:hAnsi="Arial" w:cs="Arial"/>
        </w:rPr>
        <w:t>, 774–81.</w:t>
      </w:r>
    </w:p>
    <w:p w14:paraId="1F5CC61C" w14:textId="77777777" w:rsidR="00BA52D4" w:rsidRPr="00BA52D4" w:rsidRDefault="00BA52D4" w:rsidP="00BA52D4">
      <w:pPr>
        <w:pStyle w:val="Bibliography"/>
        <w:rPr>
          <w:rFonts w:ascii="Arial" w:hAnsi="Arial" w:cs="Arial"/>
        </w:rPr>
      </w:pPr>
      <w:r w:rsidRPr="00BA52D4">
        <w:rPr>
          <w:rFonts w:ascii="Arial" w:hAnsi="Arial" w:cs="Arial"/>
        </w:rPr>
        <w:t>98.</w:t>
      </w:r>
      <w:r w:rsidRPr="00BA52D4">
        <w:rPr>
          <w:rFonts w:ascii="Arial" w:hAnsi="Arial" w:cs="Arial"/>
        </w:rPr>
        <w:tab/>
        <w:t xml:space="preserve">Iglesias, J.E., </w:t>
      </w:r>
      <w:proofErr w:type="spellStart"/>
      <w:r w:rsidRPr="00BA52D4">
        <w:rPr>
          <w:rFonts w:ascii="Arial" w:hAnsi="Arial" w:cs="Arial"/>
        </w:rPr>
        <w:t>Augustinack</w:t>
      </w:r>
      <w:proofErr w:type="spellEnd"/>
      <w:r w:rsidRPr="00BA52D4">
        <w:rPr>
          <w:rFonts w:ascii="Arial" w:hAnsi="Arial" w:cs="Arial"/>
        </w:rPr>
        <w:t>, J.C., Nguyen, K., Player, C.M., Player, A., Wright, M., Roy, N., Frosch, M.P., McKee, A.C., Wald, L.L., et al. (2015). A computational atlas of the hippocampal formation using ex vivo , ultra-</w:t>
      </w:r>
      <w:proofErr w:type="gramStart"/>
      <w:r w:rsidRPr="00BA52D4">
        <w:rPr>
          <w:rFonts w:ascii="Arial" w:hAnsi="Arial" w:cs="Arial"/>
        </w:rPr>
        <w:t>high resolution</w:t>
      </w:r>
      <w:proofErr w:type="gramEnd"/>
      <w:r w:rsidRPr="00BA52D4">
        <w:rPr>
          <w:rFonts w:ascii="Arial" w:hAnsi="Arial" w:cs="Arial"/>
        </w:rPr>
        <w:t xml:space="preserve"> MRI: Application to adaptive segmentation of in vivo MRI. </w:t>
      </w:r>
      <w:proofErr w:type="spellStart"/>
      <w:r w:rsidRPr="00BA52D4">
        <w:rPr>
          <w:rFonts w:ascii="Arial" w:hAnsi="Arial" w:cs="Arial"/>
        </w:rPr>
        <w:t>NeuroImage</w:t>
      </w:r>
      <w:proofErr w:type="spellEnd"/>
      <w:r w:rsidRPr="00BA52D4">
        <w:rPr>
          <w:rFonts w:ascii="Arial" w:hAnsi="Arial" w:cs="Arial"/>
        </w:rPr>
        <w:t xml:space="preserve"> </w:t>
      </w:r>
      <w:r w:rsidRPr="00BA52D4">
        <w:rPr>
          <w:rFonts w:ascii="Arial" w:hAnsi="Arial" w:cs="Arial"/>
          <w:i/>
          <w:iCs/>
        </w:rPr>
        <w:t>115</w:t>
      </w:r>
      <w:r w:rsidRPr="00BA52D4">
        <w:rPr>
          <w:rFonts w:ascii="Arial" w:hAnsi="Arial" w:cs="Arial"/>
        </w:rPr>
        <w:t>, 117–137.</w:t>
      </w:r>
    </w:p>
    <w:p w14:paraId="4528E76E" w14:textId="77777777" w:rsidR="00BA52D4" w:rsidRPr="00BA52D4" w:rsidRDefault="00BA52D4" w:rsidP="00BA52D4">
      <w:pPr>
        <w:pStyle w:val="Bibliography"/>
        <w:rPr>
          <w:rFonts w:ascii="Arial" w:hAnsi="Arial" w:cs="Arial"/>
        </w:rPr>
      </w:pPr>
      <w:r w:rsidRPr="00BA52D4">
        <w:rPr>
          <w:rFonts w:ascii="Arial" w:hAnsi="Arial" w:cs="Arial"/>
        </w:rPr>
        <w:t>99.</w:t>
      </w:r>
      <w:r w:rsidRPr="00BA52D4">
        <w:rPr>
          <w:rFonts w:ascii="Arial" w:hAnsi="Arial" w:cs="Arial"/>
        </w:rPr>
        <w:tab/>
      </w:r>
      <w:proofErr w:type="spellStart"/>
      <w:r w:rsidRPr="00BA52D4">
        <w:rPr>
          <w:rFonts w:ascii="Arial" w:hAnsi="Arial" w:cs="Arial"/>
        </w:rPr>
        <w:t>Saygin</w:t>
      </w:r>
      <w:proofErr w:type="spellEnd"/>
      <w:r w:rsidRPr="00BA52D4">
        <w:rPr>
          <w:rFonts w:ascii="Arial" w:hAnsi="Arial" w:cs="Arial"/>
        </w:rPr>
        <w:t xml:space="preserve">, Z.M., </w:t>
      </w:r>
      <w:proofErr w:type="spellStart"/>
      <w:r w:rsidRPr="00BA52D4">
        <w:rPr>
          <w:rFonts w:ascii="Arial" w:hAnsi="Arial" w:cs="Arial"/>
        </w:rPr>
        <w:t>Kliemann</w:t>
      </w:r>
      <w:proofErr w:type="spellEnd"/>
      <w:r w:rsidRPr="00BA52D4">
        <w:rPr>
          <w:rFonts w:ascii="Arial" w:hAnsi="Arial" w:cs="Arial"/>
        </w:rPr>
        <w:t xml:space="preserve">, D., Iglesias, J.E., van der </w:t>
      </w:r>
      <w:proofErr w:type="spellStart"/>
      <w:r w:rsidRPr="00BA52D4">
        <w:rPr>
          <w:rFonts w:ascii="Arial" w:hAnsi="Arial" w:cs="Arial"/>
        </w:rPr>
        <w:t>Kouwe</w:t>
      </w:r>
      <w:proofErr w:type="spellEnd"/>
      <w:r w:rsidRPr="00BA52D4">
        <w:rPr>
          <w:rFonts w:ascii="Arial" w:hAnsi="Arial" w:cs="Arial"/>
        </w:rPr>
        <w:t xml:space="preserve">, A.J.W., Boyd, E., Reuter, M., Stevens, A., Van </w:t>
      </w:r>
      <w:proofErr w:type="spellStart"/>
      <w:r w:rsidRPr="00BA52D4">
        <w:rPr>
          <w:rFonts w:ascii="Arial" w:hAnsi="Arial" w:cs="Arial"/>
        </w:rPr>
        <w:t>Leemput</w:t>
      </w:r>
      <w:proofErr w:type="spellEnd"/>
      <w:r w:rsidRPr="00BA52D4">
        <w:rPr>
          <w:rFonts w:ascii="Arial" w:hAnsi="Arial" w:cs="Arial"/>
        </w:rPr>
        <w:t xml:space="preserve">, K., McKee, A., Frosch, M.P., et al. (2017). High-resolution magnetic resonance imaging reveals nuclei of the human amygdala: manual segmentation to automatic atlas. </w:t>
      </w:r>
      <w:proofErr w:type="spellStart"/>
      <w:r w:rsidRPr="00BA52D4">
        <w:rPr>
          <w:rFonts w:ascii="Arial" w:hAnsi="Arial" w:cs="Arial"/>
        </w:rPr>
        <w:t>NeuroImage</w:t>
      </w:r>
      <w:proofErr w:type="spellEnd"/>
      <w:r w:rsidRPr="00BA52D4">
        <w:rPr>
          <w:rFonts w:ascii="Arial" w:hAnsi="Arial" w:cs="Arial"/>
        </w:rPr>
        <w:t xml:space="preserve"> </w:t>
      </w:r>
      <w:r w:rsidRPr="00BA52D4">
        <w:rPr>
          <w:rFonts w:ascii="Arial" w:hAnsi="Arial" w:cs="Arial"/>
          <w:i/>
          <w:iCs/>
        </w:rPr>
        <w:t>155</w:t>
      </w:r>
      <w:r w:rsidRPr="00BA52D4">
        <w:rPr>
          <w:rFonts w:ascii="Arial" w:hAnsi="Arial" w:cs="Arial"/>
        </w:rPr>
        <w:t>, 370–382.</w:t>
      </w:r>
    </w:p>
    <w:p w14:paraId="4D4336D6" w14:textId="77777777" w:rsidR="00BA52D4" w:rsidRPr="00BA52D4" w:rsidRDefault="00BA52D4" w:rsidP="00BA52D4">
      <w:pPr>
        <w:pStyle w:val="Bibliography"/>
        <w:rPr>
          <w:rFonts w:ascii="Arial" w:hAnsi="Arial" w:cs="Arial"/>
        </w:rPr>
      </w:pPr>
      <w:r w:rsidRPr="00BA52D4">
        <w:rPr>
          <w:rFonts w:ascii="Arial" w:hAnsi="Arial" w:cs="Arial"/>
        </w:rPr>
        <w:t>100.</w:t>
      </w:r>
      <w:r w:rsidRPr="00BA52D4">
        <w:rPr>
          <w:rFonts w:ascii="Arial" w:hAnsi="Arial" w:cs="Arial"/>
        </w:rPr>
        <w:tab/>
        <w:t xml:space="preserve">Kim, H. (2019). Neural correlates of explicit and implicit memory at encoding and retrieval: A unified framework and meta-analysis of functional neuroimaging studies. Biological Psychology </w:t>
      </w:r>
      <w:r w:rsidRPr="00BA52D4">
        <w:rPr>
          <w:rFonts w:ascii="Arial" w:hAnsi="Arial" w:cs="Arial"/>
          <w:i/>
          <w:iCs/>
        </w:rPr>
        <w:t>145</w:t>
      </w:r>
      <w:r w:rsidRPr="00BA52D4">
        <w:rPr>
          <w:rFonts w:ascii="Arial" w:hAnsi="Arial" w:cs="Arial"/>
        </w:rPr>
        <w:t>, 96–111.</w:t>
      </w:r>
    </w:p>
    <w:p w14:paraId="269B7B59" w14:textId="77777777" w:rsidR="00BA52D4" w:rsidRPr="00BA52D4" w:rsidRDefault="00BA52D4" w:rsidP="00BA52D4">
      <w:pPr>
        <w:pStyle w:val="Bibliography"/>
        <w:rPr>
          <w:rFonts w:ascii="Arial" w:hAnsi="Arial" w:cs="Arial"/>
        </w:rPr>
      </w:pPr>
      <w:r w:rsidRPr="00BA52D4">
        <w:rPr>
          <w:rFonts w:ascii="Arial" w:hAnsi="Arial" w:cs="Arial"/>
        </w:rPr>
        <w:t>101.</w:t>
      </w:r>
      <w:r w:rsidRPr="00BA52D4">
        <w:rPr>
          <w:rFonts w:ascii="Arial" w:hAnsi="Arial" w:cs="Arial"/>
        </w:rPr>
        <w:tab/>
        <w:t xml:space="preserve">Mumford, J.A., Turner, B.O., Ashby, F.G., and </w:t>
      </w:r>
      <w:proofErr w:type="spellStart"/>
      <w:r w:rsidRPr="00BA52D4">
        <w:rPr>
          <w:rFonts w:ascii="Arial" w:hAnsi="Arial" w:cs="Arial"/>
        </w:rPr>
        <w:t>Poldrack</w:t>
      </w:r>
      <w:proofErr w:type="spellEnd"/>
      <w:r w:rsidRPr="00BA52D4">
        <w:rPr>
          <w:rFonts w:ascii="Arial" w:hAnsi="Arial" w:cs="Arial"/>
        </w:rPr>
        <w:t xml:space="preserve">, R.A. (2012). Deconvolving BOLD activation in event-related designs for multivoxel pattern classification analyses. </w:t>
      </w:r>
      <w:proofErr w:type="spellStart"/>
      <w:r w:rsidRPr="00BA52D4">
        <w:rPr>
          <w:rFonts w:ascii="Arial" w:hAnsi="Arial" w:cs="Arial"/>
        </w:rPr>
        <w:t>NeuroImage</w:t>
      </w:r>
      <w:proofErr w:type="spellEnd"/>
      <w:r w:rsidRPr="00BA52D4">
        <w:rPr>
          <w:rFonts w:ascii="Arial" w:hAnsi="Arial" w:cs="Arial"/>
        </w:rPr>
        <w:t xml:space="preserve"> </w:t>
      </w:r>
      <w:r w:rsidRPr="00BA52D4">
        <w:rPr>
          <w:rFonts w:ascii="Arial" w:hAnsi="Arial" w:cs="Arial"/>
          <w:i/>
          <w:iCs/>
        </w:rPr>
        <w:t>59</w:t>
      </w:r>
      <w:r w:rsidRPr="00BA52D4">
        <w:rPr>
          <w:rFonts w:ascii="Arial" w:hAnsi="Arial" w:cs="Arial"/>
        </w:rPr>
        <w:t>, 2636–2643.</w:t>
      </w:r>
    </w:p>
    <w:p w14:paraId="35D7C360" w14:textId="77777777" w:rsidR="00BA52D4" w:rsidRPr="00BA52D4" w:rsidRDefault="00BA52D4" w:rsidP="00BA52D4">
      <w:pPr>
        <w:pStyle w:val="Bibliography"/>
        <w:rPr>
          <w:rFonts w:ascii="Arial" w:hAnsi="Arial" w:cs="Arial"/>
        </w:rPr>
      </w:pPr>
      <w:r w:rsidRPr="00BA52D4">
        <w:rPr>
          <w:rFonts w:ascii="Arial" w:hAnsi="Arial" w:cs="Arial"/>
        </w:rPr>
        <w:t>102.</w:t>
      </w:r>
      <w:r w:rsidRPr="00BA52D4">
        <w:rPr>
          <w:rFonts w:ascii="Arial" w:hAnsi="Arial" w:cs="Arial"/>
        </w:rPr>
        <w:tab/>
        <w:t xml:space="preserve">Mumford, J.A., Davis, T., and </w:t>
      </w:r>
      <w:proofErr w:type="spellStart"/>
      <w:r w:rsidRPr="00BA52D4">
        <w:rPr>
          <w:rFonts w:ascii="Arial" w:hAnsi="Arial" w:cs="Arial"/>
        </w:rPr>
        <w:t>Poldrack</w:t>
      </w:r>
      <w:proofErr w:type="spellEnd"/>
      <w:r w:rsidRPr="00BA52D4">
        <w:rPr>
          <w:rFonts w:ascii="Arial" w:hAnsi="Arial" w:cs="Arial"/>
        </w:rPr>
        <w:t xml:space="preserve">, R.A. (2014). The impact of study design on pattern estimation for single-trial multivariate pattern analysis. </w:t>
      </w:r>
      <w:proofErr w:type="spellStart"/>
      <w:r w:rsidRPr="00BA52D4">
        <w:rPr>
          <w:rFonts w:ascii="Arial" w:hAnsi="Arial" w:cs="Arial"/>
        </w:rPr>
        <w:t>NeuroImage</w:t>
      </w:r>
      <w:proofErr w:type="spellEnd"/>
      <w:r w:rsidRPr="00BA52D4">
        <w:rPr>
          <w:rFonts w:ascii="Arial" w:hAnsi="Arial" w:cs="Arial"/>
        </w:rPr>
        <w:t xml:space="preserve"> </w:t>
      </w:r>
      <w:r w:rsidRPr="00BA52D4">
        <w:rPr>
          <w:rFonts w:ascii="Arial" w:hAnsi="Arial" w:cs="Arial"/>
          <w:i/>
          <w:iCs/>
        </w:rPr>
        <w:t>103</w:t>
      </w:r>
      <w:r w:rsidRPr="00BA52D4">
        <w:rPr>
          <w:rFonts w:ascii="Arial" w:hAnsi="Arial" w:cs="Arial"/>
        </w:rPr>
        <w:t>, 130–138.</w:t>
      </w:r>
    </w:p>
    <w:p w14:paraId="316EFCA3" w14:textId="77777777" w:rsidR="00BA52D4" w:rsidRPr="00BA52D4" w:rsidRDefault="00BA52D4" w:rsidP="00BA52D4">
      <w:pPr>
        <w:pStyle w:val="Bibliography"/>
        <w:rPr>
          <w:rFonts w:ascii="Arial" w:hAnsi="Arial" w:cs="Arial"/>
        </w:rPr>
      </w:pPr>
      <w:r w:rsidRPr="00BA52D4">
        <w:rPr>
          <w:rFonts w:ascii="Arial" w:hAnsi="Arial" w:cs="Arial"/>
        </w:rPr>
        <w:t>103.</w:t>
      </w:r>
      <w:r w:rsidRPr="00BA52D4">
        <w:rPr>
          <w:rFonts w:ascii="Arial" w:hAnsi="Arial" w:cs="Arial"/>
        </w:rPr>
        <w:tab/>
        <w:t xml:space="preserve">Kim, H., </w:t>
      </w:r>
      <w:proofErr w:type="spellStart"/>
      <w:r w:rsidRPr="00BA52D4">
        <w:rPr>
          <w:rFonts w:ascii="Arial" w:hAnsi="Arial" w:cs="Arial"/>
        </w:rPr>
        <w:t>Smolker</w:t>
      </w:r>
      <w:proofErr w:type="spellEnd"/>
      <w:r w:rsidRPr="00BA52D4">
        <w:rPr>
          <w:rFonts w:ascii="Arial" w:hAnsi="Arial" w:cs="Arial"/>
        </w:rPr>
        <w:t xml:space="preserve">, H.R., Smith, L.L., Banich, M.T., and Lewis-Peacock, J.A. (2020). Changes to information in working memory depend on distinct removal operations. Nature Communications </w:t>
      </w:r>
      <w:r w:rsidRPr="00BA52D4">
        <w:rPr>
          <w:rFonts w:ascii="Arial" w:hAnsi="Arial" w:cs="Arial"/>
          <w:i/>
          <w:iCs/>
        </w:rPr>
        <w:t>11</w:t>
      </w:r>
      <w:r w:rsidRPr="00BA52D4">
        <w:rPr>
          <w:rFonts w:ascii="Arial" w:hAnsi="Arial" w:cs="Arial"/>
        </w:rPr>
        <w:t>, 6239.</w:t>
      </w:r>
    </w:p>
    <w:p w14:paraId="09DECCFD" w14:textId="77777777" w:rsidR="00BA52D4" w:rsidRPr="00BA52D4" w:rsidRDefault="00BA52D4" w:rsidP="00BA52D4">
      <w:pPr>
        <w:pStyle w:val="Bibliography"/>
        <w:rPr>
          <w:rFonts w:ascii="Arial" w:hAnsi="Arial" w:cs="Arial"/>
        </w:rPr>
      </w:pPr>
      <w:r w:rsidRPr="00BA52D4">
        <w:rPr>
          <w:rFonts w:ascii="Arial" w:hAnsi="Arial" w:cs="Arial"/>
        </w:rPr>
        <w:t>104.</w:t>
      </w:r>
      <w:r w:rsidRPr="00BA52D4">
        <w:rPr>
          <w:rFonts w:ascii="Arial" w:hAnsi="Arial" w:cs="Arial"/>
        </w:rPr>
        <w:tab/>
        <w:t xml:space="preserve">Etzel, J.A., Zacks, J.M., and Braver, T.S. (2013). Searchlight analysis: Promise, pitfalls, and potential. </w:t>
      </w:r>
      <w:proofErr w:type="spellStart"/>
      <w:r w:rsidRPr="00BA52D4">
        <w:rPr>
          <w:rFonts w:ascii="Arial" w:hAnsi="Arial" w:cs="Arial"/>
        </w:rPr>
        <w:t>NeuroImage</w:t>
      </w:r>
      <w:proofErr w:type="spellEnd"/>
      <w:r w:rsidRPr="00BA52D4">
        <w:rPr>
          <w:rFonts w:ascii="Arial" w:hAnsi="Arial" w:cs="Arial"/>
        </w:rPr>
        <w:t xml:space="preserve"> </w:t>
      </w:r>
      <w:r w:rsidRPr="00BA52D4">
        <w:rPr>
          <w:rFonts w:ascii="Arial" w:hAnsi="Arial" w:cs="Arial"/>
          <w:i/>
          <w:iCs/>
        </w:rPr>
        <w:t>78</w:t>
      </w:r>
      <w:r w:rsidRPr="00BA52D4">
        <w:rPr>
          <w:rFonts w:ascii="Arial" w:hAnsi="Arial" w:cs="Arial"/>
        </w:rPr>
        <w:t>, 261–269.</w:t>
      </w:r>
    </w:p>
    <w:p w14:paraId="436ABC3C" w14:textId="77777777" w:rsidR="00BA52D4" w:rsidRPr="00BA52D4" w:rsidRDefault="00BA52D4" w:rsidP="00BA52D4">
      <w:pPr>
        <w:pStyle w:val="Bibliography"/>
        <w:rPr>
          <w:rFonts w:ascii="Arial" w:hAnsi="Arial" w:cs="Arial"/>
        </w:rPr>
      </w:pPr>
      <w:r w:rsidRPr="00BA52D4">
        <w:rPr>
          <w:rFonts w:ascii="Arial" w:hAnsi="Arial" w:cs="Arial"/>
        </w:rPr>
        <w:t>105.</w:t>
      </w:r>
      <w:r w:rsidRPr="00BA52D4">
        <w:rPr>
          <w:rFonts w:ascii="Arial" w:hAnsi="Arial" w:cs="Arial"/>
        </w:rPr>
        <w:tab/>
      </w:r>
      <w:proofErr w:type="spellStart"/>
      <w:r w:rsidRPr="00BA52D4">
        <w:rPr>
          <w:rFonts w:ascii="Arial" w:hAnsi="Arial" w:cs="Arial"/>
        </w:rPr>
        <w:t>Kriegeskorte</w:t>
      </w:r>
      <w:proofErr w:type="spellEnd"/>
      <w:r w:rsidRPr="00BA52D4">
        <w:rPr>
          <w:rFonts w:ascii="Arial" w:hAnsi="Arial" w:cs="Arial"/>
        </w:rPr>
        <w:t xml:space="preserve">, N., Goebel, R., and </w:t>
      </w:r>
      <w:proofErr w:type="spellStart"/>
      <w:r w:rsidRPr="00BA52D4">
        <w:rPr>
          <w:rFonts w:ascii="Arial" w:hAnsi="Arial" w:cs="Arial"/>
        </w:rPr>
        <w:t>Bandettini</w:t>
      </w:r>
      <w:proofErr w:type="spellEnd"/>
      <w:r w:rsidRPr="00BA52D4">
        <w:rPr>
          <w:rFonts w:ascii="Arial" w:hAnsi="Arial" w:cs="Arial"/>
        </w:rPr>
        <w:t xml:space="preserve">, P. (2006). Information-based functional brain mapping. PNAS </w:t>
      </w:r>
      <w:r w:rsidRPr="00BA52D4">
        <w:rPr>
          <w:rFonts w:ascii="Arial" w:hAnsi="Arial" w:cs="Arial"/>
          <w:i/>
          <w:iCs/>
        </w:rPr>
        <w:t>103</w:t>
      </w:r>
      <w:r w:rsidRPr="00BA52D4">
        <w:rPr>
          <w:rFonts w:ascii="Arial" w:hAnsi="Arial" w:cs="Arial"/>
        </w:rPr>
        <w:t>, 3863–3868.</w:t>
      </w:r>
    </w:p>
    <w:p w14:paraId="70C417B8" w14:textId="77777777" w:rsidR="00BA52D4" w:rsidRPr="00BA52D4" w:rsidRDefault="00BA52D4" w:rsidP="00BA52D4">
      <w:pPr>
        <w:pStyle w:val="Bibliography"/>
        <w:rPr>
          <w:rFonts w:ascii="Arial" w:hAnsi="Arial" w:cs="Arial"/>
        </w:rPr>
      </w:pPr>
      <w:r w:rsidRPr="00BA52D4">
        <w:rPr>
          <w:rFonts w:ascii="Arial" w:hAnsi="Arial" w:cs="Arial"/>
        </w:rPr>
        <w:t>106.</w:t>
      </w:r>
      <w:r w:rsidRPr="00BA52D4">
        <w:rPr>
          <w:rFonts w:ascii="Arial" w:hAnsi="Arial" w:cs="Arial"/>
        </w:rPr>
        <w:tab/>
        <w:t xml:space="preserve">Cox, R.W. (1996). AFNI: software for analysis and visualization of functional magnetic resonance neuroimages. </w:t>
      </w:r>
      <w:proofErr w:type="spellStart"/>
      <w:r w:rsidRPr="00BA52D4">
        <w:rPr>
          <w:rFonts w:ascii="Arial" w:hAnsi="Arial" w:cs="Arial"/>
        </w:rPr>
        <w:t>Comput</w:t>
      </w:r>
      <w:proofErr w:type="spellEnd"/>
      <w:r w:rsidRPr="00BA52D4">
        <w:rPr>
          <w:rFonts w:ascii="Arial" w:hAnsi="Arial" w:cs="Arial"/>
        </w:rPr>
        <w:t xml:space="preserve"> Biomed Res </w:t>
      </w:r>
      <w:r w:rsidRPr="00BA52D4">
        <w:rPr>
          <w:rFonts w:ascii="Arial" w:hAnsi="Arial" w:cs="Arial"/>
          <w:i/>
          <w:iCs/>
        </w:rPr>
        <w:t>29</w:t>
      </w:r>
      <w:r w:rsidRPr="00BA52D4">
        <w:rPr>
          <w:rFonts w:ascii="Arial" w:hAnsi="Arial" w:cs="Arial"/>
        </w:rPr>
        <w:t>, 162–173.</w:t>
      </w:r>
    </w:p>
    <w:p w14:paraId="2DCEEA73" w14:textId="77777777" w:rsidR="00BA52D4" w:rsidRPr="00BA52D4" w:rsidRDefault="00BA52D4" w:rsidP="00BA52D4">
      <w:pPr>
        <w:pStyle w:val="Bibliography"/>
        <w:rPr>
          <w:rFonts w:ascii="Arial" w:hAnsi="Arial" w:cs="Arial"/>
        </w:rPr>
      </w:pPr>
      <w:r w:rsidRPr="00BA52D4">
        <w:rPr>
          <w:rFonts w:ascii="Arial" w:hAnsi="Arial" w:cs="Arial"/>
        </w:rPr>
        <w:lastRenderedPageBreak/>
        <w:t>107.</w:t>
      </w:r>
      <w:r w:rsidRPr="00BA52D4">
        <w:rPr>
          <w:rFonts w:ascii="Arial" w:hAnsi="Arial" w:cs="Arial"/>
        </w:rPr>
        <w:tab/>
        <w:t xml:space="preserve">Gold, S., Christian, B., Arndt, S., </w:t>
      </w:r>
      <w:proofErr w:type="spellStart"/>
      <w:r w:rsidRPr="00BA52D4">
        <w:rPr>
          <w:rFonts w:ascii="Arial" w:hAnsi="Arial" w:cs="Arial"/>
        </w:rPr>
        <w:t>Zeien</w:t>
      </w:r>
      <w:proofErr w:type="spellEnd"/>
      <w:r w:rsidRPr="00BA52D4">
        <w:rPr>
          <w:rFonts w:ascii="Arial" w:hAnsi="Arial" w:cs="Arial"/>
        </w:rPr>
        <w:t xml:space="preserve">, G., </w:t>
      </w:r>
      <w:proofErr w:type="spellStart"/>
      <w:r w:rsidRPr="00BA52D4">
        <w:rPr>
          <w:rFonts w:ascii="Arial" w:hAnsi="Arial" w:cs="Arial"/>
        </w:rPr>
        <w:t>Cizadlo</w:t>
      </w:r>
      <w:proofErr w:type="spellEnd"/>
      <w:r w:rsidRPr="00BA52D4">
        <w:rPr>
          <w:rFonts w:ascii="Arial" w:hAnsi="Arial" w:cs="Arial"/>
        </w:rPr>
        <w:t xml:space="preserve">, T., Johnson, D.L., </w:t>
      </w:r>
      <w:proofErr w:type="spellStart"/>
      <w:r w:rsidRPr="00BA52D4">
        <w:rPr>
          <w:rFonts w:ascii="Arial" w:hAnsi="Arial" w:cs="Arial"/>
        </w:rPr>
        <w:t>Flaum</w:t>
      </w:r>
      <w:proofErr w:type="spellEnd"/>
      <w:r w:rsidRPr="00BA52D4">
        <w:rPr>
          <w:rFonts w:ascii="Arial" w:hAnsi="Arial" w:cs="Arial"/>
        </w:rPr>
        <w:t xml:space="preserve">, M., and Andreasen, N.C. (1998). Functional MRI statistical software packages: a comparative analysis. Hum Brain Mapp </w:t>
      </w:r>
      <w:r w:rsidRPr="00BA52D4">
        <w:rPr>
          <w:rFonts w:ascii="Arial" w:hAnsi="Arial" w:cs="Arial"/>
          <w:i/>
          <w:iCs/>
        </w:rPr>
        <w:t>6</w:t>
      </w:r>
      <w:r w:rsidRPr="00BA52D4">
        <w:rPr>
          <w:rFonts w:ascii="Arial" w:hAnsi="Arial" w:cs="Arial"/>
        </w:rPr>
        <w:t>, 73–84.</w:t>
      </w:r>
    </w:p>
    <w:p w14:paraId="76051A50" w14:textId="77777777" w:rsidR="00BA52D4" w:rsidRPr="00BA52D4" w:rsidRDefault="00BA52D4" w:rsidP="00BA52D4">
      <w:pPr>
        <w:pStyle w:val="Bibliography"/>
        <w:rPr>
          <w:rFonts w:ascii="Arial" w:hAnsi="Arial" w:cs="Arial"/>
        </w:rPr>
      </w:pPr>
      <w:r w:rsidRPr="00BA52D4">
        <w:rPr>
          <w:rFonts w:ascii="Arial" w:hAnsi="Arial" w:cs="Arial"/>
        </w:rPr>
        <w:t>108.</w:t>
      </w:r>
      <w:r w:rsidRPr="00BA52D4">
        <w:rPr>
          <w:rFonts w:ascii="Arial" w:hAnsi="Arial" w:cs="Arial"/>
        </w:rPr>
        <w:tab/>
      </w:r>
      <w:proofErr w:type="spellStart"/>
      <w:r w:rsidRPr="00BA52D4">
        <w:rPr>
          <w:rFonts w:ascii="Arial" w:hAnsi="Arial" w:cs="Arial"/>
        </w:rPr>
        <w:t>Talairach</w:t>
      </w:r>
      <w:proofErr w:type="spellEnd"/>
      <w:r w:rsidRPr="00BA52D4">
        <w:rPr>
          <w:rFonts w:ascii="Arial" w:hAnsi="Arial" w:cs="Arial"/>
        </w:rPr>
        <w:t>, J. (1988). Co-Planar Stereotaxic Atlas of the Human Brain: 3-D Proportional System: An Approach to Cerebral Imaging 1st edition. (</w:t>
      </w:r>
      <w:proofErr w:type="spellStart"/>
      <w:r w:rsidRPr="00BA52D4">
        <w:rPr>
          <w:rFonts w:ascii="Arial" w:hAnsi="Arial" w:cs="Arial"/>
        </w:rPr>
        <w:t>Thieme</w:t>
      </w:r>
      <w:proofErr w:type="spellEnd"/>
      <w:r w:rsidRPr="00BA52D4">
        <w:rPr>
          <w:rFonts w:ascii="Arial" w:hAnsi="Arial" w:cs="Arial"/>
        </w:rPr>
        <w:t>).</w:t>
      </w:r>
    </w:p>
    <w:p w14:paraId="3CCF556A" w14:textId="77777777" w:rsidR="00BA52D4" w:rsidRPr="00BA52D4" w:rsidRDefault="00BA52D4" w:rsidP="00BA52D4">
      <w:pPr>
        <w:pStyle w:val="Bibliography"/>
        <w:rPr>
          <w:rFonts w:ascii="Arial" w:hAnsi="Arial" w:cs="Arial"/>
        </w:rPr>
      </w:pPr>
      <w:r w:rsidRPr="00BA52D4">
        <w:rPr>
          <w:rFonts w:ascii="Arial" w:hAnsi="Arial" w:cs="Arial"/>
        </w:rPr>
        <w:t>109.</w:t>
      </w:r>
      <w:r w:rsidRPr="00BA52D4">
        <w:rPr>
          <w:rFonts w:ascii="Arial" w:hAnsi="Arial" w:cs="Arial"/>
        </w:rPr>
        <w:tab/>
      </w:r>
      <w:proofErr w:type="spellStart"/>
      <w:r w:rsidRPr="00BA52D4">
        <w:rPr>
          <w:rFonts w:ascii="Arial" w:hAnsi="Arial" w:cs="Arial"/>
        </w:rPr>
        <w:t>Vallat</w:t>
      </w:r>
      <w:proofErr w:type="spellEnd"/>
      <w:r w:rsidRPr="00BA52D4">
        <w:rPr>
          <w:rFonts w:ascii="Arial" w:hAnsi="Arial" w:cs="Arial"/>
        </w:rPr>
        <w:t xml:space="preserve">, R. (2018). </w:t>
      </w:r>
      <w:proofErr w:type="spellStart"/>
      <w:r w:rsidRPr="00BA52D4">
        <w:rPr>
          <w:rFonts w:ascii="Arial" w:hAnsi="Arial" w:cs="Arial"/>
        </w:rPr>
        <w:t>Pingouin</w:t>
      </w:r>
      <w:proofErr w:type="spellEnd"/>
      <w:r w:rsidRPr="00BA52D4">
        <w:rPr>
          <w:rFonts w:ascii="Arial" w:hAnsi="Arial" w:cs="Arial"/>
        </w:rPr>
        <w:t xml:space="preserve">: statistics in Python. Journal of </w:t>
      </w:r>
      <w:proofErr w:type="gramStart"/>
      <w:r w:rsidRPr="00BA52D4">
        <w:rPr>
          <w:rFonts w:ascii="Arial" w:hAnsi="Arial" w:cs="Arial"/>
        </w:rPr>
        <w:t>Open Source</w:t>
      </w:r>
      <w:proofErr w:type="gramEnd"/>
      <w:r w:rsidRPr="00BA52D4">
        <w:rPr>
          <w:rFonts w:ascii="Arial" w:hAnsi="Arial" w:cs="Arial"/>
        </w:rPr>
        <w:t xml:space="preserve"> Software </w:t>
      </w:r>
      <w:r w:rsidRPr="00BA52D4">
        <w:rPr>
          <w:rFonts w:ascii="Arial" w:hAnsi="Arial" w:cs="Arial"/>
          <w:i/>
          <w:iCs/>
        </w:rPr>
        <w:t>3</w:t>
      </w:r>
      <w:r w:rsidRPr="00BA52D4">
        <w:rPr>
          <w:rFonts w:ascii="Arial" w:hAnsi="Arial" w:cs="Arial"/>
        </w:rPr>
        <w:t>, 1026.</w:t>
      </w:r>
    </w:p>
    <w:p w14:paraId="790CA224" w14:textId="77777777" w:rsidR="00BA52D4" w:rsidRPr="00BA52D4" w:rsidRDefault="00BA52D4" w:rsidP="00BA52D4">
      <w:pPr>
        <w:pStyle w:val="Bibliography"/>
        <w:rPr>
          <w:rFonts w:ascii="Arial" w:hAnsi="Arial" w:cs="Arial"/>
        </w:rPr>
      </w:pPr>
      <w:r w:rsidRPr="00BA52D4">
        <w:rPr>
          <w:rFonts w:ascii="Arial" w:hAnsi="Arial" w:cs="Arial"/>
        </w:rPr>
        <w:t>110.</w:t>
      </w:r>
      <w:r w:rsidRPr="00BA52D4">
        <w:rPr>
          <w:rFonts w:ascii="Arial" w:hAnsi="Arial" w:cs="Arial"/>
        </w:rPr>
        <w:tab/>
        <w:t xml:space="preserve">Lawrence, M.A. (2016). </w:t>
      </w:r>
      <w:proofErr w:type="spellStart"/>
      <w:r w:rsidRPr="00BA52D4">
        <w:rPr>
          <w:rFonts w:ascii="Arial" w:hAnsi="Arial" w:cs="Arial"/>
        </w:rPr>
        <w:t>ez</w:t>
      </w:r>
      <w:proofErr w:type="spellEnd"/>
      <w:r w:rsidRPr="00BA52D4">
        <w:rPr>
          <w:rFonts w:ascii="Arial" w:hAnsi="Arial" w:cs="Arial"/>
        </w:rPr>
        <w:t>: Easy Analysis and Visualization of Factorial Experiments.</w:t>
      </w:r>
    </w:p>
    <w:p w14:paraId="74B528B9" w14:textId="77777777" w:rsidR="00BA52D4" w:rsidRPr="00BA52D4" w:rsidRDefault="00BA52D4" w:rsidP="00BA52D4">
      <w:pPr>
        <w:pStyle w:val="Bibliography"/>
        <w:rPr>
          <w:rFonts w:ascii="Arial" w:hAnsi="Arial" w:cs="Arial"/>
        </w:rPr>
      </w:pPr>
      <w:r w:rsidRPr="00BA52D4">
        <w:rPr>
          <w:rFonts w:ascii="Arial" w:hAnsi="Arial" w:cs="Arial"/>
        </w:rPr>
        <w:t>111.</w:t>
      </w:r>
      <w:r w:rsidRPr="00BA52D4">
        <w:rPr>
          <w:rFonts w:ascii="Arial" w:hAnsi="Arial" w:cs="Arial"/>
        </w:rPr>
        <w:tab/>
      </w:r>
      <w:proofErr w:type="spellStart"/>
      <w:r w:rsidRPr="00BA52D4">
        <w:rPr>
          <w:rFonts w:ascii="Arial" w:hAnsi="Arial" w:cs="Arial"/>
        </w:rPr>
        <w:t>Singmann</w:t>
      </w:r>
      <w:proofErr w:type="spellEnd"/>
      <w:r w:rsidRPr="00BA52D4">
        <w:rPr>
          <w:rFonts w:ascii="Arial" w:hAnsi="Arial" w:cs="Arial"/>
        </w:rPr>
        <w:t xml:space="preserve">, H., </w:t>
      </w:r>
      <w:proofErr w:type="spellStart"/>
      <w:r w:rsidRPr="00BA52D4">
        <w:rPr>
          <w:rFonts w:ascii="Arial" w:hAnsi="Arial" w:cs="Arial"/>
        </w:rPr>
        <w:t>Bolker</w:t>
      </w:r>
      <w:proofErr w:type="spellEnd"/>
      <w:r w:rsidRPr="00BA52D4">
        <w:rPr>
          <w:rFonts w:ascii="Arial" w:hAnsi="Arial" w:cs="Arial"/>
        </w:rPr>
        <w:t>, B., and Westfall, J. (2015). Analysis of Factorial Experiments, package “</w:t>
      </w:r>
      <w:proofErr w:type="spellStart"/>
      <w:r w:rsidRPr="00BA52D4">
        <w:rPr>
          <w:rFonts w:ascii="Arial" w:hAnsi="Arial" w:cs="Arial"/>
        </w:rPr>
        <w:t>afex</w:t>
      </w:r>
      <w:proofErr w:type="spellEnd"/>
      <w:r w:rsidRPr="00BA52D4">
        <w:rPr>
          <w:rFonts w:ascii="Arial" w:hAnsi="Arial" w:cs="Arial"/>
        </w:rPr>
        <w:t>.”</w:t>
      </w:r>
    </w:p>
    <w:p w14:paraId="64E845E7" w14:textId="77777777" w:rsidR="00BA52D4" w:rsidRPr="00BA52D4" w:rsidRDefault="00BA52D4" w:rsidP="00BA52D4">
      <w:pPr>
        <w:pStyle w:val="Bibliography"/>
        <w:rPr>
          <w:rFonts w:ascii="Arial" w:hAnsi="Arial" w:cs="Arial"/>
        </w:rPr>
      </w:pPr>
      <w:r w:rsidRPr="00BA52D4">
        <w:rPr>
          <w:rFonts w:ascii="Arial" w:hAnsi="Arial" w:cs="Arial"/>
        </w:rPr>
        <w:t>112.</w:t>
      </w:r>
      <w:r w:rsidRPr="00BA52D4">
        <w:rPr>
          <w:rFonts w:ascii="Arial" w:hAnsi="Arial" w:cs="Arial"/>
        </w:rPr>
        <w:tab/>
        <w:t xml:space="preserve">Luke, S.G. (2017). Evaluating significance in linear mixed-effects models in R. Behavior Research Methods </w:t>
      </w:r>
      <w:r w:rsidRPr="00BA52D4">
        <w:rPr>
          <w:rFonts w:ascii="Arial" w:hAnsi="Arial" w:cs="Arial"/>
          <w:i/>
          <w:iCs/>
        </w:rPr>
        <w:t>49</w:t>
      </w:r>
      <w:r w:rsidRPr="00BA52D4">
        <w:rPr>
          <w:rFonts w:ascii="Arial" w:hAnsi="Arial" w:cs="Arial"/>
        </w:rPr>
        <w:t>, 1494–1502.</w:t>
      </w:r>
    </w:p>
    <w:p w14:paraId="3DCEA322" w14:textId="77777777" w:rsidR="00BA52D4" w:rsidRPr="00BA52D4" w:rsidRDefault="00BA52D4" w:rsidP="00BA52D4">
      <w:pPr>
        <w:pStyle w:val="Bibliography"/>
        <w:rPr>
          <w:rFonts w:ascii="Arial" w:hAnsi="Arial" w:cs="Arial"/>
        </w:rPr>
      </w:pPr>
      <w:r w:rsidRPr="00BA52D4">
        <w:rPr>
          <w:rFonts w:ascii="Arial" w:hAnsi="Arial" w:cs="Arial"/>
        </w:rPr>
        <w:t>113.</w:t>
      </w:r>
      <w:r w:rsidRPr="00BA52D4">
        <w:rPr>
          <w:rFonts w:ascii="Arial" w:hAnsi="Arial" w:cs="Arial"/>
        </w:rPr>
        <w:tab/>
      </w:r>
      <w:proofErr w:type="spellStart"/>
      <w:r w:rsidRPr="00BA52D4">
        <w:rPr>
          <w:rFonts w:ascii="Arial" w:hAnsi="Arial" w:cs="Arial"/>
        </w:rPr>
        <w:t>Lenth</w:t>
      </w:r>
      <w:proofErr w:type="spellEnd"/>
      <w:r w:rsidRPr="00BA52D4">
        <w:rPr>
          <w:rFonts w:ascii="Arial" w:hAnsi="Arial" w:cs="Arial"/>
        </w:rPr>
        <w:t xml:space="preserve">, R. (2019). </w:t>
      </w:r>
      <w:proofErr w:type="spellStart"/>
      <w:r w:rsidRPr="00BA52D4">
        <w:rPr>
          <w:rFonts w:ascii="Arial" w:hAnsi="Arial" w:cs="Arial"/>
        </w:rPr>
        <w:t>Emmeans</w:t>
      </w:r>
      <w:proofErr w:type="spellEnd"/>
      <w:r w:rsidRPr="00BA52D4">
        <w:rPr>
          <w:rFonts w:ascii="Arial" w:hAnsi="Arial" w:cs="Arial"/>
        </w:rPr>
        <w:t>: estimated marginal means Aka Least-Squares Means. https://cran.r-project.org/package=emmeans.</w:t>
      </w:r>
    </w:p>
    <w:p w14:paraId="644B76FB" w14:textId="6BF1E1B6" w:rsidR="00EB5D6A" w:rsidRDefault="00BA52D4" w:rsidP="00BA52D4">
      <w:pPr>
        <w:spacing w:line="480" w:lineRule="auto"/>
        <w:jc w:val="both"/>
        <w:rPr>
          <w:rFonts w:ascii="Arial" w:eastAsia="Arial" w:hAnsi="Arial" w:cs="Arial"/>
        </w:rPr>
        <w:pPrChange w:id="461" w:author="gus hennings" w:date="2021-10-21T14:44:00Z">
          <w:pPr>
            <w:spacing w:line="480" w:lineRule="auto"/>
            <w:jc w:val="both"/>
          </w:pPr>
        </w:pPrChange>
      </w:pPr>
      <w:r>
        <w:rPr>
          <w:rFonts w:ascii="Arial" w:eastAsia="Arial" w:hAnsi="Arial" w:cs="Arial"/>
        </w:rPr>
        <w:fldChar w:fldCharType="end"/>
      </w:r>
      <w:del w:id="462" w:author="gus hennings" w:date="2021-10-21T14:44:00Z">
        <w:r w:rsidR="003E7878" w:rsidDel="00BA52D4">
          <w:rPr>
            <w:rFonts w:ascii="Arial" w:eastAsia="Arial" w:hAnsi="Arial" w:cs="Arial"/>
            <w:b/>
          </w:rPr>
          <w:delText xml:space="preserve">Figure 4. MTL reinstatement predicts mPFC reinstatement location. </w:delText>
        </w:r>
        <w:r w:rsidR="003E7878" w:rsidDel="00BA52D4">
          <w:rPr>
            <w:rFonts w:ascii="Arial" w:eastAsia="Arial" w:hAnsi="Arial" w:cs="Arial"/>
          </w:rPr>
          <w:delText xml:space="preserve">For </w:delText>
        </w:r>
      </w:del>
      <w:del w:id="463" w:author="gus hennings" w:date="2021-10-18T13:42:00Z">
        <w:r w:rsidR="003E7878" w:rsidDel="003E7878">
          <w:rPr>
            <w:rFonts w:ascii="Arial" w:eastAsia="Arial" w:hAnsi="Arial" w:cs="Arial"/>
          </w:rPr>
          <w:delText xml:space="preserve">each of </w:delText>
        </w:r>
      </w:del>
      <w:del w:id="464" w:author="gus hennings" w:date="2021-10-20T17:43:00Z">
        <w:r w:rsidR="003E7878" w:rsidDel="00BD26BE">
          <w:rPr>
            <w:rFonts w:ascii="Arial" w:eastAsia="Arial" w:hAnsi="Arial" w:cs="Arial"/>
          </w:rPr>
          <w:delText xml:space="preserve">the </w:delText>
        </w:r>
      </w:del>
      <w:del w:id="465" w:author="gus hennings" w:date="2021-10-21T14:44:00Z">
        <w:r w:rsidR="003E7878" w:rsidDel="00BA52D4">
          <w:rPr>
            <w:rFonts w:ascii="Arial" w:eastAsia="Arial" w:hAnsi="Arial" w:cs="Arial"/>
          </w:rPr>
          <w:delText>ROIs</w:delText>
        </w:r>
      </w:del>
      <w:del w:id="466" w:author="gus hennings" w:date="2021-10-20T17:43:00Z">
        <w:r w:rsidR="003E7878" w:rsidDel="00BD26BE">
          <w:rPr>
            <w:rFonts w:ascii="Arial" w:eastAsia="Arial" w:hAnsi="Arial" w:cs="Arial"/>
          </w:rPr>
          <w:delText xml:space="preserve"> in the hippocampus and amygdala</w:delText>
        </w:r>
      </w:del>
      <w:del w:id="467" w:author="gus hennings" w:date="2021-10-21T14:44:00Z">
        <w:r w:rsidR="003E7878" w:rsidDel="00BA52D4">
          <w:rPr>
            <w:rFonts w:ascii="Arial" w:eastAsia="Arial" w:hAnsi="Arial" w:cs="Arial"/>
          </w:rPr>
          <w:delText xml:space="preserve">, </w:delText>
        </w:r>
      </w:del>
      <w:del w:id="468" w:author="gus hennings" w:date="2021-10-18T13:43:00Z">
        <w:r w:rsidR="003E7878" w:rsidDel="003E7878">
          <w:rPr>
            <w:rFonts w:ascii="Arial" w:eastAsia="Arial" w:hAnsi="Arial" w:cs="Arial"/>
          </w:rPr>
          <w:delText>encoding-retrieval similarity</w:delText>
        </w:r>
      </w:del>
      <w:del w:id="469" w:author="gus hennings" w:date="2021-10-21T14:44:00Z">
        <w:r w:rsidR="003E7878" w:rsidDel="00BA52D4">
          <w:rPr>
            <w:rFonts w:ascii="Arial" w:eastAsia="Arial" w:hAnsi="Arial" w:cs="Arial"/>
          </w:rPr>
          <w:delText xml:space="preserve"> </w:delText>
        </w:r>
      </w:del>
      <w:del w:id="470" w:author="gus hennings" w:date="2021-10-20T17:43:00Z">
        <w:r w:rsidR="003E7878" w:rsidDel="00BD26BE">
          <w:rPr>
            <w:rFonts w:ascii="Arial" w:eastAsia="Arial" w:hAnsi="Arial" w:cs="Arial"/>
          </w:rPr>
          <w:delText xml:space="preserve">values were </w:delText>
        </w:r>
      </w:del>
      <w:del w:id="471" w:author="gus hennings" w:date="2021-10-21T14:44:00Z">
        <w:r w:rsidR="003E7878" w:rsidDel="00BA52D4">
          <w:rPr>
            <w:rFonts w:ascii="Arial" w:eastAsia="Arial" w:hAnsi="Arial" w:cs="Arial"/>
          </w:rPr>
          <w:delText>used to predict the vmPFC – dACC difference in reinstatement</w:delText>
        </w:r>
      </w:del>
      <w:del w:id="472" w:author="gus hennings" w:date="2021-10-20T17:43:00Z">
        <w:r w:rsidR="003E7878" w:rsidDel="00BD26BE">
          <w:rPr>
            <w:rFonts w:ascii="Arial" w:eastAsia="Arial" w:hAnsi="Arial" w:cs="Arial"/>
          </w:rPr>
          <w:delText xml:space="preserve"> in the mPFC</w:delText>
        </w:r>
      </w:del>
      <w:del w:id="473" w:author="gus hennings" w:date="2021-10-21T14:44:00Z">
        <w:r w:rsidR="003E7878" w:rsidDel="00BA52D4">
          <w:rPr>
            <w:rFonts w:ascii="Arial" w:eastAsia="Arial" w:hAnsi="Arial" w:cs="Arial"/>
          </w:rPr>
          <w:delText xml:space="preserve">. </w:delText>
        </w:r>
        <w:r w:rsidR="003E7878" w:rsidRPr="00B77529" w:rsidDel="00BA52D4">
          <w:rPr>
            <w:rFonts w:ascii="Arial" w:eastAsia="Arial" w:hAnsi="Arial" w:cs="Arial"/>
            <w:i/>
            <w:iCs/>
          </w:rPr>
          <w:delText>Left</w:delText>
        </w:r>
        <w:r w:rsidR="003E7878" w:rsidDel="00BA52D4">
          <w:rPr>
            <w:rFonts w:ascii="Arial" w:eastAsia="Arial" w:hAnsi="Arial" w:cs="Arial"/>
            <w:i/>
            <w:iCs/>
          </w:rPr>
          <w:delText xml:space="preserve">. </w:delText>
        </w:r>
        <w:r w:rsidR="003E7878" w:rsidDel="00BA52D4">
          <w:rPr>
            <w:rFonts w:ascii="Arial" w:eastAsia="Arial" w:hAnsi="Arial" w:cs="Arial"/>
          </w:rPr>
          <w:delText>Stylized representations of the MTL and mPFC are shown, with arrows indicating</w:delText>
        </w:r>
      </w:del>
      <w:del w:id="474" w:author="gus hennings" w:date="2021-10-18T13:43:00Z">
        <w:r w:rsidR="003E7878" w:rsidDel="003E7878">
          <w:rPr>
            <w:rFonts w:ascii="Arial" w:eastAsia="Arial" w:hAnsi="Arial" w:cs="Arial"/>
          </w:rPr>
          <w:delText xml:space="preserve"> a</w:delText>
        </w:r>
      </w:del>
      <w:del w:id="475" w:author="gus hennings" w:date="2021-10-21T14:44:00Z">
        <w:r w:rsidR="003E7878" w:rsidDel="00BA52D4">
          <w:rPr>
            <w:rFonts w:ascii="Arial" w:eastAsia="Arial" w:hAnsi="Arial" w:cs="Arial"/>
          </w:rPr>
          <w:delText xml:space="preserve"> significant prediction. </w:delText>
        </w:r>
        <w:r w:rsidR="003E7878" w:rsidDel="00BA52D4">
          <w:rPr>
            <w:rFonts w:ascii="Arial" w:eastAsia="Arial" w:hAnsi="Arial" w:cs="Arial"/>
            <w:i/>
            <w:iCs/>
          </w:rPr>
          <w:delText xml:space="preserve">Right. </w:delText>
        </w:r>
      </w:del>
      <w:del w:id="476" w:author="gus hennings" w:date="2021-10-20T17:43:00Z">
        <w:r w:rsidR="003E7878" w:rsidDel="00BD26BE">
          <w:rPr>
            <w:rFonts w:ascii="Arial" w:eastAsia="Arial" w:hAnsi="Arial" w:cs="Arial"/>
          </w:rPr>
          <w:delText>The p</w:delText>
        </w:r>
      </w:del>
      <w:del w:id="477" w:author="gus hennings" w:date="2021-10-21T14:44:00Z">
        <w:r w:rsidR="003E7878" w:rsidDel="00BA52D4">
          <w:rPr>
            <w:rFonts w:ascii="Arial" w:eastAsia="Arial" w:hAnsi="Arial" w:cs="Arial"/>
          </w:rPr>
          <w:delText xml:space="preserve">oint estimates and 95% CI of </w:delText>
        </w:r>
      </w:del>
      <w:del w:id="478" w:author="gus hennings" w:date="2021-10-20T17:43:00Z">
        <w:r w:rsidR="003E7878" w:rsidDel="00BD26BE">
          <w:rPr>
            <w:rFonts w:ascii="Arial" w:eastAsia="Arial" w:hAnsi="Arial" w:cs="Arial"/>
          </w:rPr>
          <w:delText xml:space="preserve">the </w:delText>
        </w:r>
      </w:del>
      <w:del w:id="479" w:author="gus hennings" w:date="2021-10-21T14:44:00Z">
        <w:r w:rsidR="003E7878" w:rsidDel="00BA52D4">
          <w:rPr>
            <w:rFonts w:ascii="Arial" w:eastAsia="Arial" w:hAnsi="Arial" w:cs="Arial"/>
          </w:rPr>
          <w:delText>slopes</w:delText>
        </w:r>
      </w:del>
      <w:del w:id="480" w:author="gus hennings" w:date="2021-10-20T17:49:00Z">
        <w:r w:rsidR="003E7878" w:rsidDel="0020244B">
          <w:rPr>
            <w:rFonts w:ascii="Arial" w:eastAsia="Arial" w:hAnsi="Arial" w:cs="Arial"/>
          </w:rPr>
          <w:delText xml:space="preserve"> are shown</w:delText>
        </w:r>
      </w:del>
      <w:del w:id="481" w:author="gus hennings" w:date="2021-10-20T17:43:00Z">
        <w:r w:rsidR="003E7878" w:rsidDel="00BD26BE">
          <w:rPr>
            <w:rFonts w:ascii="Arial" w:eastAsia="Arial" w:hAnsi="Arial" w:cs="Arial"/>
          </w:rPr>
          <w:delText>; see text for details</w:delText>
        </w:r>
      </w:del>
      <w:del w:id="482" w:author="gus hennings" w:date="2021-10-21T14:44:00Z">
        <w:r w:rsidR="003E7878" w:rsidDel="00BA52D4">
          <w:rPr>
            <w:rFonts w:ascii="Arial" w:eastAsia="Arial" w:hAnsi="Arial" w:cs="Arial"/>
          </w:rPr>
          <w:delText>. ***P &lt; 0.001, **P &lt; 0.01, *P &lt; 0.05.</w:delText>
        </w:r>
      </w:del>
    </w:p>
    <w:sectPr w:rsidR="00EB5D6A" w:rsidSect="00820270">
      <w:footerReference w:type="default" r:id="rId11"/>
      <w:pgSz w:w="12240" w:h="15840"/>
      <w:pgMar w:top="1440" w:right="1440" w:bottom="1440" w:left="1440" w:header="720" w:footer="720" w:gutter="0"/>
      <w:lnNumType w:countBy="1" w:restart="continuou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27B085" w14:textId="77777777" w:rsidR="00E83EA7" w:rsidRDefault="00E83EA7">
      <w:pPr>
        <w:spacing w:after="0" w:line="240" w:lineRule="auto"/>
      </w:pPr>
      <w:r>
        <w:separator/>
      </w:r>
    </w:p>
  </w:endnote>
  <w:endnote w:type="continuationSeparator" w:id="0">
    <w:p w14:paraId="73268F50" w14:textId="77777777" w:rsidR="00E83EA7" w:rsidRDefault="00E83E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A0898" w14:textId="77777777" w:rsidR="00E06B5B" w:rsidRDefault="00E06B5B">
    <w:pPr>
      <w:jc w:val="right"/>
    </w:pPr>
    <w:r>
      <w:fldChar w:fldCharType="begin"/>
    </w:r>
    <w:r>
      <w:instrText>PAGE</w:instrText>
    </w:r>
    <w:r>
      <w:fldChar w:fldCharType="separate"/>
    </w:r>
    <w:r w:rsidR="00A73858">
      <w:rPr>
        <w:noProof/>
      </w:rPr>
      <w:t>60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2102CF" w14:textId="77777777" w:rsidR="00E83EA7" w:rsidRDefault="00E83EA7">
      <w:pPr>
        <w:spacing w:after="0" w:line="240" w:lineRule="auto"/>
      </w:pPr>
      <w:r>
        <w:separator/>
      </w:r>
    </w:p>
  </w:footnote>
  <w:footnote w:type="continuationSeparator" w:id="0">
    <w:p w14:paraId="32CD372D" w14:textId="77777777" w:rsidR="00E83EA7" w:rsidRDefault="00E83E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355C7B"/>
    <w:multiLevelType w:val="hybridMultilevel"/>
    <w:tmpl w:val="0E2626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C68795F"/>
    <w:multiLevelType w:val="hybridMultilevel"/>
    <w:tmpl w:val="1ADCE41E"/>
    <w:lvl w:ilvl="0" w:tplc="45EE2E5E">
      <w:start w:val="3"/>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us hennings">
    <w15:presenceInfo w15:providerId="Windows Live" w15:userId="4a1662ccdd26d6a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625B"/>
    <w:rsid w:val="00001CC7"/>
    <w:rsid w:val="00010877"/>
    <w:rsid w:val="000142E4"/>
    <w:rsid w:val="00025290"/>
    <w:rsid w:val="00037258"/>
    <w:rsid w:val="00040B95"/>
    <w:rsid w:val="0006155F"/>
    <w:rsid w:val="00070F20"/>
    <w:rsid w:val="0007178E"/>
    <w:rsid w:val="00072465"/>
    <w:rsid w:val="000731B9"/>
    <w:rsid w:val="000745D2"/>
    <w:rsid w:val="0008015B"/>
    <w:rsid w:val="00082A9F"/>
    <w:rsid w:val="00086391"/>
    <w:rsid w:val="00095A16"/>
    <w:rsid w:val="000960E9"/>
    <w:rsid w:val="000A13AA"/>
    <w:rsid w:val="000A31B6"/>
    <w:rsid w:val="000B1673"/>
    <w:rsid w:val="000B1FD7"/>
    <w:rsid w:val="000B3601"/>
    <w:rsid w:val="000C0209"/>
    <w:rsid w:val="000C2436"/>
    <w:rsid w:val="000D5F54"/>
    <w:rsid w:val="000D7674"/>
    <w:rsid w:val="000E20E0"/>
    <w:rsid w:val="000E4B55"/>
    <w:rsid w:val="000E4E9B"/>
    <w:rsid w:val="000F09DC"/>
    <w:rsid w:val="000F4A45"/>
    <w:rsid w:val="000F625B"/>
    <w:rsid w:val="00100D42"/>
    <w:rsid w:val="00106063"/>
    <w:rsid w:val="001115EB"/>
    <w:rsid w:val="00112D74"/>
    <w:rsid w:val="00117AFD"/>
    <w:rsid w:val="00121260"/>
    <w:rsid w:val="00133B1D"/>
    <w:rsid w:val="00135133"/>
    <w:rsid w:val="00135DDF"/>
    <w:rsid w:val="00140E9C"/>
    <w:rsid w:val="00140F9E"/>
    <w:rsid w:val="00141717"/>
    <w:rsid w:val="00142F84"/>
    <w:rsid w:val="001507D0"/>
    <w:rsid w:val="001614F6"/>
    <w:rsid w:val="001773EB"/>
    <w:rsid w:val="001B31B4"/>
    <w:rsid w:val="001C2C19"/>
    <w:rsid w:val="001C3BE3"/>
    <w:rsid w:val="001E0178"/>
    <w:rsid w:val="001E3193"/>
    <w:rsid w:val="001E4510"/>
    <w:rsid w:val="001F0C54"/>
    <w:rsid w:val="0020244B"/>
    <w:rsid w:val="002061F2"/>
    <w:rsid w:val="00212F06"/>
    <w:rsid w:val="00213C4F"/>
    <w:rsid w:val="00215461"/>
    <w:rsid w:val="002241AC"/>
    <w:rsid w:val="00231492"/>
    <w:rsid w:val="00235E65"/>
    <w:rsid w:val="002433D8"/>
    <w:rsid w:val="002512CB"/>
    <w:rsid w:val="00254ABE"/>
    <w:rsid w:val="00257712"/>
    <w:rsid w:val="002635BA"/>
    <w:rsid w:val="00264C24"/>
    <w:rsid w:val="002664DC"/>
    <w:rsid w:val="00267704"/>
    <w:rsid w:val="00274FC4"/>
    <w:rsid w:val="00282E40"/>
    <w:rsid w:val="00291801"/>
    <w:rsid w:val="002B40C5"/>
    <w:rsid w:val="002B6DE4"/>
    <w:rsid w:val="002C10AC"/>
    <w:rsid w:val="002C2EE7"/>
    <w:rsid w:val="002D2E28"/>
    <w:rsid w:val="002D389C"/>
    <w:rsid w:val="002E1974"/>
    <w:rsid w:val="002E44A7"/>
    <w:rsid w:val="002F10E8"/>
    <w:rsid w:val="002F1CF7"/>
    <w:rsid w:val="002F2BC2"/>
    <w:rsid w:val="002F3D7F"/>
    <w:rsid w:val="00315FAB"/>
    <w:rsid w:val="003173C1"/>
    <w:rsid w:val="00321843"/>
    <w:rsid w:val="0034043D"/>
    <w:rsid w:val="0035314F"/>
    <w:rsid w:val="00355839"/>
    <w:rsid w:val="00356CE2"/>
    <w:rsid w:val="0036209E"/>
    <w:rsid w:val="003A579B"/>
    <w:rsid w:val="003A5D5D"/>
    <w:rsid w:val="003B4A05"/>
    <w:rsid w:val="003C2EAE"/>
    <w:rsid w:val="003C5B0D"/>
    <w:rsid w:val="003C6BCB"/>
    <w:rsid w:val="003D10DA"/>
    <w:rsid w:val="003D3AB9"/>
    <w:rsid w:val="003E64B1"/>
    <w:rsid w:val="003E7878"/>
    <w:rsid w:val="003F05AF"/>
    <w:rsid w:val="003F2E40"/>
    <w:rsid w:val="003F2F0F"/>
    <w:rsid w:val="00401917"/>
    <w:rsid w:val="00403B7B"/>
    <w:rsid w:val="00406AF5"/>
    <w:rsid w:val="00411160"/>
    <w:rsid w:val="004167D3"/>
    <w:rsid w:val="0042408A"/>
    <w:rsid w:val="00424A0D"/>
    <w:rsid w:val="00425D29"/>
    <w:rsid w:val="00444233"/>
    <w:rsid w:val="0045159F"/>
    <w:rsid w:val="00455FBE"/>
    <w:rsid w:val="00471A41"/>
    <w:rsid w:val="0047304B"/>
    <w:rsid w:val="004746D7"/>
    <w:rsid w:val="004807A3"/>
    <w:rsid w:val="0049130D"/>
    <w:rsid w:val="0049278A"/>
    <w:rsid w:val="004A267B"/>
    <w:rsid w:val="004A3169"/>
    <w:rsid w:val="004A3843"/>
    <w:rsid w:val="004B5333"/>
    <w:rsid w:val="004C016A"/>
    <w:rsid w:val="004C4FC6"/>
    <w:rsid w:val="004C6B9D"/>
    <w:rsid w:val="004C7105"/>
    <w:rsid w:val="004C76C9"/>
    <w:rsid w:val="004D1820"/>
    <w:rsid w:val="004D2579"/>
    <w:rsid w:val="004E6367"/>
    <w:rsid w:val="004F6153"/>
    <w:rsid w:val="00505223"/>
    <w:rsid w:val="005109AE"/>
    <w:rsid w:val="005128C1"/>
    <w:rsid w:val="00516F0E"/>
    <w:rsid w:val="00526CFB"/>
    <w:rsid w:val="005351B4"/>
    <w:rsid w:val="00537432"/>
    <w:rsid w:val="00541CE3"/>
    <w:rsid w:val="00546117"/>
    <w:rsid w:val="0055058B"/>
    <w:rsid w:val="00550C9C"/>
    <w:rsid w:val="00553BEF"/>
    <w:rsid w:val="00565D4D"/>
    <w:rsid w:val="00567701"/>
    <w:rsid w:val="005760C8"/>
    <w:rsid w:val="0058502C"/>
    <w:rsid w:val="005870F2"/>
    <w:rsid w:val="00595B6B"/>
    <w:rsid w:val="005A1853"/>
    <w:rsid w:val="005A5959"/>
    <w:rsid w:val="005B3E11"/>
    <w:rsid w:val="005B79D7"/>
    <w:rsid w:val="005C57CB"/>
    <w:rsid w:val="005C6B06"/>
    <w:rsid w:val="005D19BD"/>
    <w:rsid w:val="005E3D97"/>
    <w:rsid w:val="005E3F25"/>
    <w:rsid w:val="005E4611"/>
    <w:rsid w:val="005F0F4C"/>
    <w:rsid w:val="005F16CA"/>
    <w:rsid w:val="005F3EB2"/>
    <w:rsid w:val="00602673"/>
    <w:rsid w:val="0060655F"/>
    <w:rsid w:val="00606FC0"/>
    <w:rsid w:val="006150FF"/>
    <w:rsid w:val="0061571A"/>
    <w:rsid w:val="00620657"/>
    <w:rsid w:val="006348AD"/>
    <w:rsid w:val="00656BDE"/>
    <w:rsid w:val="00656EF7"/>
    <w:rsid w:val="00666FEE"/>
    <w:rsid w:val="00667D44"/>
    <w:rsid w:val="00671266"/>
    <w:rsid w:val="006801ED"/>
    <w:rsid w:val="00683C7F"/>
    <w:rsid w:val="00696FBA"/>
    <w:rsid w:val="006A04AF"/>
    <w:rsid w:val="006A68D9"/>
    <w:rsid w:val="006B0B3E"/>
    <w:rsid w:val="006C2E64"/>
    <w:rsid w:val="006D64AB"/>
    <w:rsid w:val="006E4796"/>
    <w:rsid w:val="006F1D41"/>
    <w:rsid w:val="00703CA2"/>
    <w:rsid w:val="007062BD"/>
    <w:rsid w:val="007145BB"/>
    <w:rsid w:val="00732F46"/>
    <w:rsid w:val="00735266"/>
    <w:rsid w:val="00740213"/>
    <w:rsid w:val="00742DBB"/>
    <w:rsid w:val="00754414"/>
    <w:rsid w:val="00760058"/>
    <w:rsid w:val="007670FA"/>
    <w:rsid w:val="00771EBC"/>
    <w:rsid w:val="007721E2"/>
    <w:rsid w:val="00784324"/>
    <w:rsid w:val="007962B4"/>
    <w:rsid w:val="007A5705"/>
    <w:rsid w:val="007B21EF"/>
    <w:rsid w:val="007B7FF7"/>
    <w:rsid w:val="007C0584"/>
    <w:rsid w:val="007C5775"/>
    <w:rsid w:val="007C6CDF"/>
    <w:rsid w:val="007C6ECD"/>
    <w:rsid w:val="007D470C"/>
    <w:rsid w:val="007E2BB9"/>
    <w:rsid w:val="007E2F11"/>
    <w:rsid w:val="007E4CF6"/>
    <w:rsid w:val="007F459C"/>
    <w:rsid w:val="007F6D76"/>
    <w:rsid w:val="007F7D26"/>
    <w:rsid w:val="00803919"/>
    <w:rsid w:val="00815CE9"/>
    <w:rsid w:val="00820270"/>
    <w:rsid w:val="00823AD0"/>
    <w:rsid w:val="00833A08"/>
    <w:rsid w:val="0083531B"/>
    <w:rsid w:val="00835730"/>
    <w:rsid w:val="008359C7"/>
    <w:rsid w:val="00851D7A"/>
    <w:rsid w:val="00851F58"/>
    <w:rsid w:val="00862CDA"/>
    <w:rsid w:val="00864799"/>
    <w:rsid w:val="00871805"/>
    <w:rsid w:val="0088018C"/>
    <w:rsid w:val="00880710"/>
    <w:rsid w:val="008872D2"/>
    <w:rsid w:val="0089654E"/>
    <w:rsid w:val="008A4116"/>
    <w:rsid w:val="008B40FB"/>
    <w:rsid w:val="008B4C55"/>
    <w:rsid w:val="008C3FE5"/>
    <w:rsid w:val="008D2CCE"/>
    <w:rsid w:val="008D529F"/>
    <w:rsid w:val="008D7229"/>
    <w:rsid w:val="008F2228"/>
    <w:rsid w:val="008F5D9E"/>
    <w:rsid w:val="00901FE6"/>
    <w:rsid w:val="00910FC9"/>
    <w:rsid w:val="00917BD8"/>
    <w:rsid w:val="00921F19"/>
    <w:rsid w:val="009271AB"/>
    <w:rsid w:val="0093369D"/>
    <w:rsid w:val="00934622"/>
    <w:rsid w:val="009359D0"/>
    <w:rsid w:val="00935C61"/>
    <w:rsid w:val="00942C93"/>
    <w:rsid w:val="00950C3B"/>
    <w:rsid w:val="009567FB"/>
    <w:rsid w:val="00957476"/>
    <w:rsid w:val="00961921"/>
    <w:rsid w:val="009706DB"/>
    <w:rsid w:val="0097080D"/>
    <w:rsid w:val="00974B66"/>
    <w:rsid w:val="009A5F59"/>
    <w:rsid w:val="009B00AB"/>
    <w:rsid w:val="009C2BAE"/>
    <w:rsid w:val="009C484C"/>
    <w:rsid w:val="009D1041"/>
    <w:rsid w:val="009D3DFB"/>
    <w:rsid w:val="009E4BC4"/>
    <w:rsid w:val="009F6CAB"/>
    <w:rsid w:val="00A06798"/>
    <w:rsid w:val="00A16679"/>
    <w:rsid w:val="00A16870"/>
    <w:rsid w:val="00A176C9"/>
    <w:rsid w:val="00A31E94"/>
    <w:rsid w:val="00A46B21"/>
    <w:rsid w:val="00A54CBB"/>
    <w:rsid w:val="00A570D0"/>
    <w:rsid w:val="00A72592"/>
    <w:rsid w:val="00A73858"/>
    <w:rsid w:val="00A74C3C"/>
    <w:rsid w:val="00A74E36"/>
    <w:rsid w:val="00A76AB2"/>
    <w:rsid w:val="00A82706"/>
    <w:rsid w:val="00A83006"/>
    <w:rsid w:val="00A848EA"/>
    <w:rsid w:val="00A95E30"/>
    <w:rsid w:val="00A9605B"/>
    <w:rsid w:val="00A96131"/>
    <w:rsid w:val="00A97230"/>
    <w:rsid w:val="00AA1D07"/>
    <w:rsid w:val="00AA35A8"/>
    <w:rsid w:val="00AA7278"/>
    <w:rsid w:val="00AB1C18"/>
    <w:rsid w:val="00AC6D94"/>
    <w:rsid w:val="00AD0598"/>
    <w:rsid w:val="00AD088B"/>
    <w:rsid w:val="00AD28D2"/>
    <w:rsid w:val="00AD34CC"/>
    <w:rsid w:val="00AD754E"/>
    <w:rsid w:val="00AE6B4D"/>
    <w:rsid w:val="00AF2A27"/>
    <w:rsid w:val="00AF5BCB"/>
    <w:rsid w:val="00B0205B"/>
    <w:rsid w:val="00B057F9"/>
    <w:rsid w:val="00B06370"/>
    <w:rsid w:val="00B16DEB"/>
    <w:rsid w:val="00B34290"/>
    <w:rsid w:val="00B350A7"/>
    <w:rsid w:val="00B41D00"/>
    <w:rsid w:val="00B456EB"/>
    <w:rsid w:val="00B45AD6"/>
    <w:rsid w:val="00B53404"/>
    <w:rsid w:val="00B57A5E"/>
    <w:rsid w:val="00B60A21"/>
    <w:rsid w:val="00B60BBC"/>
    <w:rsid w:val="00B67739"/>
    <w:rsid w:val="00B7475E"/>
    <w:rsid w:val="00B75C1C"/>
    <w:rsid w:val="00B77529"/>
    <w:rsid w:val="00B9189F"/>
    <w:rsid w:val="00BA52D4"/>
    <w:rsid w:val="00BA7281"/>
    <w:rsid w:val="00BA7A1D"/>
    <w:rsid w:val="00BB065B"/>
    <w:rsid w:val="00BB437D"/>
    <w:rsid w:val="00BC1C9B"/>
    <w:rsid w:val="00BC3B52"/>
    <w:rsid w:val="00BD26BE"/>
    <w:rsid w:val="00BE72E3"/>
    <w:rsid w:val="00BE731E"/>
    <w:rsid w:val="00BF0CA4"/>
    <w:rsid w:val="00C06015"/>
    <w:rsid w:val="00C079A2"/>
    <w:rsid w:val="00C15190"/>
    <w:rsid w:val="00C15276"/>
    <w:rsid w:val="00C15761"/>
    <w:rsid w:val="00C26AB7"/>
    <w:rsid w:val="00C30E01"/>
    <w:rsid w:val="00C35758"/>
    <w:rsid w:val="00C36A4A"/>
    <w:rsid w:val="00C40177"/>
    <w:rsid w:val="00C51CB0"/>
    <w:rsid w:val="00C5279B"/>
    <w:rsid w:val="00C57A2B"/>
    <w:rsid w:val="00C71C95"/>
    <w:rsid w:val="00C72696"/>
    <w:rsid w:val="00C77912"/>
    <w:rsid w:val="00C80A2A"/>
    <w:rsid w:val="00C81E2D"/>
    <w:rsid w:val="00C91A32"/>
    <w:rsid w:val="00CC1671"/>
    <w:rsid w:val="00CC3315"/>
    <w:rsid w:val="00CE1143"/>
    <w:rsid w:val="00CE43FE"/>
    <w:rsid w:val="00CE4464"/>
    <w:rsid w:val="00CE5539"/>
    <w:rsid w:val="00CE629E"/>
    <w:rsid w:val="00CF0D72"/>
    <w:rsid w:val="00CF1164"/>
    <w:rsid w:val="00CF2C3E"/>
    <w:rsid w:val="00D00C52"/>
    <w:rsid w:val="00D02825"/>
    <w:rsid w:val="00D02A7E"/>
    <w:rsid w:val="00D05527"/>
    <w:rsid w:val="00D109CF"/>
    <w:rsid w:val="00D122A2"/>
    <w:rsid w:val="00D25159"/>
    <w:rsid w:val="00D32FEF"/>
    <w:rsid w:val="00D36265"/>
    <w:rsid w:val="00D41A50"/>
    <w:rsid w:val="00D45A67"/>
    <w:rsid w:val="00D62A03"/>
    <w:rsid w:val="00D72C92"/>
    <w:rsid w:val="00D90F23"/>
    <w:rsid w:val="00D954D6"/>
    <w:rsid w:val="00DB2214"/>
    <w:rsid w:val="00DC0083"/>
    <w:rsid w:val="00DC58AB"/>
    <w:rsid w:val="00DC5A77"/>
    <w:rsid w:val="00DC7E2A"/>
    <w:rsid w:val="00DD4B6C"/>
    <w:rsid w:val="00DE283B"/>
    <w:rsid w:val="00E06B5B"/>
    <w:rsid w:val="00E11A12"/>
    <w:rsid w:val="00E1346D"/>
    <w:rsid w:val="00E16304"/>
    <w:rsid w:val="00E17043"/>
    <w:rsid w:val="00E1781D"/>
    <w:rsid w:val="00E24475"/>
    <w:rsid w:val="00E275BA"/>
    <w:rsid w:val="00E31B97"/>
    <w:rsid w:val="00E3368C"/>
    <w:rsid w:val="00E347AB"/>
    <w:rsid w:val="00E415B0"/>
    <w:rsid w:val="00E632F1"/>
    <w:rsid w:val="00E72D99"/>
    <w:rsid w:val="00E81589"/>
    <w:rsid w:val="00E83EA7"/>
    <w:rsid w:val="00E857B6"/>
    <w:rsid w:val="00E86F5A"/>
    <w:rsid w:val="00E91A98"/>
    <w:rsid w:val="00E9576C"/>
    <w:rsid w:val="00EA0029"/>
    <w:rsid w:val="00EA18CB"/>
    <w:rsid w:val="00EA31D7"/>
    <w:rsid w:val="00EA413C"/>
    <w:rsid w:val="00EB2DE5"/>
    <w:rsid w:val="00EB3533"/>
    <w:rsid w:val="00EB3F8A"/>
    <w:rsid w:val="00EB5D6A"/>
    <w:rsid w:val="00EB7A3B"/>
    <w:rsid w:val="00EC03EC"/>
    <w:rsid w:val="00EC5FFB"/>
    <w:rsid w:val="00ED1CA9"/>
    <w:rsid w:val="00ED685E"/>
    <w:rsid w:val="00EE3BE3"/>
    <w:rsid w:val="00EE6BDE"/>
    <w:rsid w:val="00EF0A98"/>
    <w:rsid w:val="00EF6DB9"/>
    <w:rsid w:val="00EF7F69"/>
    <w:rsid w:val="00F0101F"/>
    <w:rsid w:val="00F16748"/>
    <w:rsid w:val="00F23B70"/>
    <w:rsid w:val="00F329D9"/>
    <w:rsid w:val="00F35957"/>
    <w:rsid w:val="00F40C0E"/>
    <w:rsid w:val="00F55728"/>
    <w:rsid w:val="00F722A1"/>
    <w:rsid w:val="00F7461A"/>
    <w:rsid w:val="00F74E7B"/>
    <w:rsid w:val="00F75478"/>
    <w:rsid w:val="00F811EC"/>
    <w:rsid w:val="00F83FAD"/>
    <w:rsid w:val="00F86844"/>
    <w:rsid w:val="00F87BBF"/>
    <w:rsid w:val="00F94E63"/>
    <w:rsid w:val="00F97813"/>
    <w:rsid w:val="00F97C62"/>
    <w:rsid w:val="00FA454B"/>
    <w:rsid w:val="00FA6B0A"/>
    <w:rsid w:val="00FC0913"/>
    <w:rsid w:val="00FC2721"/>
    <w:rsid w:val="00FD322C"/>
    <w:rsid w:val="00FD66BB"/>
    <w:rsid w:val="00FD7169"/>
    <w:rsid w:val="00FE29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08A4E5"/>
  <w15:docId w15:val="{9703EBFE-59D6-4A86-AF8E-E8AC64E15A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tblStylePr w:type="firstRow">
      <w:rPr>
        <w:b/>
        <w:smallCaps/>
      </w:rPr>
      <w:tblPr/>
      <w:tcPr>
        <w:tcBorders>
          <w:bottom w:val="single" w:sz="4" w:space="0" w:color="7F7F7F"/>
        </w:tcBorders>
      </w:tcPr>
    </w:tblStylePr>
    <w:tblStylePr w:type="lastRow">
      <w:rPr>
        <w:b/>
        <w:smallCaps/>
      </w:rPr>
      <w:tblPr/>
      <w:tcPr>
        <w:tcBorders>
          <w:top w:val="nil"/>
        </w:tcBorders>
      </w:tcPr>
    </w:tblStylePr>
    <w:tblStylePr w:type="firstCol">
      <w:rPr>
        <w:b/>
        <w:smallCaps/>
      </w:rPr>
      <w:tblPr/>
      <w:tcPr>
        <w:tcBorders>
          <w:right w:val="single" w:sz="4" w:space="0" w:color="7F7F7F"/>
        </w:tcBorders>
      </w:tcPr>
    </w:tblStylePr>
    <w:tblStylePr w:type="lastCol">
      <w:rPr>
        <w:b/>
        <w:small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A8300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3006"/>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A83006"/>
    <w:rPr>
      <w:b/>
      <w:bCs/>
    </w:rPr>
  </w:style>
  <w:style w:type="character" w:customStyle="1" w:styleId="CommentSubjectChar">
    <w:name w:val="Comment Subject Char"/>
    <w:basedOn w:val="CommentTextChar"/>
    <w:link w:val="CommentSubject"/>
    <w:uiPriority w:val="99"/>
    <w:semiHidden/>
    <w:rsid w:val="00A83006"/>
    <w:rPr>
      <w:b/>
      <w:bCs/>
      <w:sz w:val="20"/>
      <w:szCs w:val="20"/>
    </w:rPr>
  </w:style>
  <w:style w:type="paragraph" w:styleId="Revision">
    <w:name w:val="Revision"/>
    <w:hidden/>
    <w:uiPriority w:val="99"/>
    <w:semiHidden/>
    <w:rsid w:val="00550C9C"/>
    <w:pPr>
      <w:spacing w:after="0" w:line="240" w:lineRule="auto"/>
    </w:pPr>
  </w:style>
  <w:style w:type="paragraph" w:styleId="Bibliography">
    <w:name w:val="Bibliography"/>
    <w:basedOn w:val="Normal"/>
    <w:next w:val="Normal"/>
    <w:uiPriority w:val="37"/>
    <w:unhideWhenUsed/>
    <w:rsid w:val="0036209E"/>
    <w:pPr>
      <w:tabs>
        <w:tab w:val="left" w:pos="504"/>
      </w:tabs>
      <w:spacing w:after="240" w:line="240" w:lineRule="auto"/>
      <w:ind w:left="504" w:hanging="504"/>
    </w:pPr>
  </w:style>
  <w:style w:type="paragraph" w:styleId="ListParagraph">
    <w:name w:val="List Paragraph"/>
    <w:basedOn w:val="Normal"/>
    <w:uiPriority w:val="34"/>
    <w:qFormat/>
    <w:rsid w:val="00FD66BB"/>
    <w:pPr>
      <w:ind w:left="720"/>
      <w:contextualSpacing/>
    </w:pPr>
  </w:style>
  <w:style w:type="character" w:styleId="Hyperlink">
    <w:name w:val="Hyperlink"/>
    <w:basedOn w:val="DefaultParagraphFont"/>
    <w:uiPriority w:val="99"/>
    <w:unhideWhenUsed/>
    <w:rsid w:val="003C2EAE"/>
    <w:rPr>
      <w:color w:val="0000FF" w:themeColor="hyperlink"/>
      <w:u w:val="single"/>
    </w:rPr>
  </w:style>
  <w:style w:type="character" w:customStyle="1" w:styleId="UnresolvedMention1">
    <w:name w:val="Unresolved Mention1"/>
    <w:basedOn w:val="DefaultParagraphFont"/>
    <w:uiPriority w:val="99"/>
    <w:semiHidden/>
    <w:unhideWhenUsed/>
    <w:rsid w:val="003C2EAE"/>
    <w:rPr>
      <w:color w:val="605E5C"/>
      <w:shd w:val="clear" w:color="auto" w:fill="E1DFDD"/>
    </w:rPr>
  </w:style>
  <w:style w:type="character" w:styleId="FollowedHyperlink">
    <w:name w:val="FollowedHyperlink"/>
    <w:basedOn w:val="DefaultParagraphFont"/>
    <w:uiPriority w:val="99"/>
    <w:semiHidden/>
    <w:unhideWhenUsed/>
    <w:rsid w:val="00602673"/>
    <w:rPr>
      <w:color w:val="800080" w:themeColor="followedHyperlink"/>
      <w:u w:val="single"/>
    </w:rPr>
  </w:style>
  <w:style w:type="character" w:styleId="LineNumber">
    <w:name w:val="line number"/>
    <w:basedOn w:val="DefaultParagraphFont"/>
    <w:uiPriority w:val="99"/>
    <w:semiHidden/>
    <w:unhideWhenUsed/>
    <w:rsid w:val="00820270"/>
  </w:style>
  <w:style w:type="table" w:styleId="TableGrid">
    <w:name w:val="Table Grid"/>
    <w:basedOn w:val="TableNormal"/>
    <w:uiPriority w:val="39"/>
    <w:rsid w:val="00F83F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F722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oseph.dunsmoor@austin.utexas.edu" TargetMode="External"/><Relationship Id="rId13"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2.tiff"/><Relationship Id="rId4" Type="http://schemas.openxmlformats.org/officeDocument/2006/relationships/settings" Target="settings.xml"/><Relationship Id="rId9" Type="http://schemas.openxmlformats.org/officeDocument/2006/relationships/image" Target="media/image1.tif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A3771E-E26A-43CC-B8C0-D0643095FF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2897</TotalTime>
  <Pages>39</Pages>
  <Words>71066</Words>
  <Characters>405080</Characters>
  <Application>Microsoft Office Word</Application>
  <DocSecurity>0</DocSecurity>
  <Lines>3375</Lines>
  <Paragraphs>950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Joey</dc:creator>
  <cp:lastModifiedBy>gus hennings</cp:lastModifiedBy>
  <cp:revision>58</cp:revision>
  <cp:lastPrinted>2021-09-28T20:20:00Z</cp:lastPrinted>
  <dcterms:created xsi:type="dcterms:W3CDTF">2021-09-28T19:04:00Z</dcterms:created>
  <dcterms:modified xsi:type="dcterms:W3CDTF">2021-10-21T20:09:00Z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zotero-version="5.0.97-beta.50+5f61ac23a"&gt;&lt;session id="c6rT5r4G"/&gt;&lt;style id="http://www.zotero.org/styles/current-biology" hasBibliography="1" bibliographyStyleHasBeenSet="1"/&gt;&lt;prefs&gt;&lt;pref name="fieldType" value="Field"/&gt;&lt;pref name=</vt:lpwstr>
  </property>
  <property fmtid="{D5CDD505-2E9C-101B-9397-08002B2CF9AE}" pid="3" name="ZOTERO_PREF_2">
    <vt:lpwstr>"dontAskDelayCitationUpdates" value="true"/&gt;&lt;/prefs&gt;&lt;/data&gt;</vt:lpwstr>
  </property>
</Properties>
</file>